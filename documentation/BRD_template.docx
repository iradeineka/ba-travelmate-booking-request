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9" w:type="default"/>
          <w:headerReference r:id="rId10" w:type="even"/>
          <w:footerReference r:id="rId11" w:type="default"/>
          <w:footerReference r:id="rId12" w:type="first"/>
          <w:footerReference r:id="rId13"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7"/>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7"/>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7"/>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sdt>
        <w:sdtPr>
          <w:id w:val="-373836642"/>
          <w:tag w:val="goog_rdk_0"/>
        </w:sdtPr>
        <w:sdtContent>
          <w:commentRangeStart w:id="0"/>
        </w:sdtContent>
      </w:sdt>
      <w:r w:rsidDel="00000000" w:rsidR="00000000" w:rsidRPr="00000000">
        <w:rPr>
          <w:rFonts w:ascii="Arial" w:cs="Arial" w:eastAsia="Arial" w:hAnsi="Arial"/>
          <w:i w:val="1"/>
          <w:iCs w:val="1"/>
          <w:rtl w:val="0"/>
        </w:rPr>
        <w:t xml:space="preserve">Reduce support workload by 40-50% by expanding the self-service system and minimize business losses from unexpected cancellations</w:t>
      </w:r>
      <w:r w:rsidDel="00000000" w:rsidR="00000000" w:rsidRPr="00000000">
        <w:rPr>
          <w:rFonts w:ascii="Arial" w:cs="Arial" w:eastAsia="Arial" w:hAnsi="Arial"/>
          <w:i w:val="1"/>
          <w:iCs w:val="1"/>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7"/>
        </w:numPr>
        <w:ind w:left="720" w:hanging="720"/>
        <w:rPr>
          <w:rFonts w:ascii="Arial" w:cs="Arial" w:eastAsia="Arial" w:hAnsi="Arial"/>
        </w:rPr>
      </w:pPr>
      <w:r w:rsidDel="00000000" w:rsidR="00000000" w:rsidRPr="00000000">
        <w:rPr>
          <w:rFonts w:ascii="Arial" w:cs="Arial" w:eastAsia="Arial" w:hAnsi="Arial"/>
          <w:rtl w:val="0"/>
        </w:rPr>
        <w:t xml:space="preserve">Background</w:t>
      </w:r>
    </w:p>
    <w:sdt>
      <w:sdtPr>
        <w:id w:val="-1442408608"/>
        <w:tag w:val="goog_rdk_6"/>
      </w:sdtPr>
      <w:sdtContent>
        <w:p w:rsidR="00000000" w:rsidDel="00000000" w:rsidP="00000000" w:rsidRDefault="00000000" w:rsidRPr="00000000" w14:paraId="0000006A">
          <w:pPr>
            <w:spacing w:after="0" w:before="0" w:line="308.5714285714286" w:lineRule="auto"/>
            <w:rPr>
              <w:del w:author="Ірина Дейнека" w:id="0" w:date="2026-06-23T16:46:52Z"/>
              <w:rFonts w:ascii="Arial" w:cs="Arial" w:eastAsia="Arial" w:hAnsi="Arial"/>
              <w:i w:val="1"/>
              <w:iCs w:val="1"/>
              <w:u w:val="single"/>
              <w:rPrChange w:author="Ірина Дейнека" w:id="1" w:date="2026-06-23T16:46:52Z">
                <w:rPr>
                  <w:rFonts w:ascii="Arial" w:cs="Arial" w:eastAsia="Arial" w:hAnsi="Arial"/>
                  <w:i w:val="1"/>
                  <w:iCs w:val="1"/>
                </w:rPr>
              </w:rPrChange>
            </w:rPr>
          </w:pPr>
          <w:sdt>
            <w:sdtPr>
              <w:id w:val="-240302861"/>
              <w:tag w:val="goog_rdk_1"/>
            </w:sdtPr>
            <w:sdtContent>
              <w:commentRangeStart w:id="1"/>
            </w:sdtContent>
          </w:sdt>
          <w:r w:rsidDel="00000000" w:rsidR="00000000" w:rsidRPr="00000000">
            <w:rPr>
              <w:rFonts w:ascii="Arial" w:cs="Arial" w:eastAsia="Arial" w:hAnsi="Arial"/>
              <w:i w:val="1"/>
              <w:iCs w:val="1"/>
              <w:rtl w:val="0"/>
            </w:rPr>
            <w:t xml:space="preserve">Currently, all requests to cancel or change reservation dates are processed manually by the customer service, which creates a significant burden on the customer service and takes a long time due to the need to coordinate the changes with the hotel. </w:t>
          </w:r>
          <w:sdt>
            <w:sdtPr>
              <w:id w:val="455390225"/>
              <w:tag w:val="goog_rdk_2"/>
            </w:sdtPr>
            <w:sdtContent>
              <w:ins w:author="Ірина Дейнека" w:id="0" w:date="2026-06-23T16:46:52Z"/>
              <w:sdt>
                <w:sdtPr>
                  <w:id w:val="-179569619"/>
                  <w:tag w:val="goog_rdk_3"/>
                </w:sdtPr>
                <w:sdtContent>
                  <w:ins w:author="Ірина Дейнека" w:id="0" w:date="2026-06-23T16:46:52Z">
                    <w:r w:rsidDel="00000000" w:rsidR="00000000" w:rsidRPr="00000000">
                      <w:rPr>
                        <w:rFonts w:ascii="Arial" w:cs="Arial" w:eastAsia="Arial" w:hAnsi="Arial"/>
                        <w:i w:val="1"/>
                        <w:iCs w:val="1"/>
                        <w:u w:val="single"/>
                        <w:rtl w:val="0"/>
                        <w:rPrChange w:author="Ірина Дейнека" w:id="1" w:date="2026-06-23T16:46:52Z">
                          <w:rPr>
                            <w:rFonts w:ascii="Arial" w:cs="Arial" w:eastAsia="Arial" w:hAnsi="Arial"/>
                            <w:i w:val="1"/>
                            <w:iCs w:val="1"/>
                          </w:rPr>
                        </w:rPrChange>
                      </w:rPr>
                      <w:t xml:space="preserve">In fact that the client base grows by 3-5% every month, accordingly, the time for processing one request by the support service increases, and the level of dissatisfied clients increases. The new functionality in the personal account should remove the operating routine and raise the level of user feedback.</w:t>
                    </w:r>
                  </w:ins>
                </w:sdtContent>
              </w:sdt>
              <w:ins w:author="Ірина Дейнека" w:id="0" w:date="2026-06-23T16:46:52Z"/>
            </w:sdtContent>
          </w:sdt>
          <w:sdt>
            <w:sdtPr>
              <w:id w:val="1287197099"/>
              <w:tag w:val="goog_rdk_4"/>
            </w:sdtPr>
            <w:sdtContent>
              <w:del w:author="Ірина Дейнека" w:id="0" w:date="2026-06-23T16:46:52Z"/>
              <w:sdt>
                <w:sdtPr>
                  <w:id w:val="-1621836953"/>
                  <w:tag w:val="goog_rdk_5"/>
                </w:sdtPr>
                <w:sdtContent>
                  <w:del w:author="Ірина Дейнека" w:id="0" w:date="2026-06-23T16:46:52Z">
                    <w:r w:rsidDel="00000000" w:rsidR="00000000" w:rsidRPr="00000000">
                      <w:rPr>
                        <w:rtl w:val="0"/>
                      </w:rPr>
                    </w:r>
                  </w:del>
                </w:sdtContent>
              </w:sdt>
              <w:del w:author="Ірина Дейнека" w:id="0" w:date="2026-06-23T16:46:52Z"/>
            </w:sdtContent>
          </w:sdt>
        </w:p>
      </w:sdtContent>
    </w:sdt>
    <w:p w:rsidR="00000000" w:rsidDel="00000000" w:rsidP="00000000" w:rsidRDefault="00000000" w:rsidRPr="00000000" w14:paraId="0000006B">
      <w:pPr>
        <w:spacing w:after="0" w:before="0" w:line="308.5714285714286" w:lineRule="auto"/>
        <w:rPr>
          <w:rFonts w:ascii="Arial" w:cs="Arial" w:eastAsia="Arial" w:hAnsi="Arial"/>
          <w:color w:val="1f1f1f"/>
          <w:sz w:val="42"/>
          <w:szCs w:val="42"/>
          <w:shd w:fill="f8f9fa" w:val="clear"/>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4"/>
        <w:numPr>
          <w:ilvl w:val="3"/>
          <w:numId w:val="7"/>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sdt>
        <w:sdtPr>
          <w:id w:val="-1687633008"/>
          <w:tag w:val="goog_rdk_7"/>
        </w:sdtPr>
        <w:sdtContent>
          <w:commentRangeStart w:id="2"/>
        </w:sdtContent>
      </w:sdt>
      <w:r w:rsidDel="00000000" w:rsidR="00000000" w:rsidRPr="00000000">
        <w:rPr>
          <w:rFonts w:ascii="Arial" w:cs="Arial" w:eastAsia="Arial" w:hAnsi="Arial"/>
          <w:i w:val="1"/>
          <w:iCs w:val="1"/>
          <w:rtl w:val="0"/>
        </w:rPr>
        <w:t xml:space="preserve">The development of this feature is driven by several business needs:</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120" w:line="240" w:lineRule="auto"/>
        <w:ind w:left="720" w:right="720" w:hanging="360"/>
        <w:jc w:val="left"/>
        <w:rPr>
          <w:rFonts w:ascii="Arial" w:cs="Arial" w:eastAsia="Arial" w:hAnsi="Arial"/>
          <w:i w:val="1"/>
          <w:iCs w:val="1"/>
          <w:u w:val="none"/>
        </w:rPr>
      </w:pPr>
      <w:r w:rsidDel="00000000" w:rsidR="00000000" w:rsidRPr="00000000">
        <w:rPr>
          <w:rFonts w:ascii="Arial" w:cs="Arial" w:eastAsia="Arial" w:hAnsi="Arial"/>
          <w:i w:val="1"/>
          <w:iCs w:val="1"/>
          <w:rtl w:val="0"/>
        </w:rPr>
        <w:t xml:space="preserve">ensuring the automation of processes and their transparency without involving the support service</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720" w:hanging="360"/>
        <w:jc w:val="left"/>
        <w:rPr>
          <w:rFonts w:ascii="Arial" w:cs="Arial" w:eastAsia="Arial" w:hAnsi="Arial"/>
          <w:i w:val="1"/>
          <w:iCs w:val="1"/>
          <w:u w:val="none"/>
        </w:rPr>
      </w:pPr>
      <w:r w:rsidDel="00000000" w:rsidR="00000000" w:rsidRPr="00000000">
        <w:rPr>
          <w:rFonts w:ascii="Arial" w:cs="Arial" w:eastAsia="Arial" w:hAnsi="Arial"/>
          <w:i w:val="1"/>
          <w:iCs w:val="1"/>
          <w:rtl w:val="0"/>
        </w:rPr>
        <w:t xml:space="preserve">increasing the operational efficiency of the support service </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beforeAutospacing="0" w:line="240" w:lineRule="auto"/>
        <w:ind w:left="720" w:right="720" w:hanging="360"/>
        <w:jc w:val="left"/>
        <w:rPr>
          <w:rFonts w:ascii="Arial" w:cs="Arial" w:eastAsia="Arial" w:hAnsi="Arial"/>
          <w:i w:val="1"/>
          <w:iCs w:val="1"/>
          <w:u w:val="none"/>
        </w:rPr>
      </w:pPr>
      <w:r w:rsidDel="00000000" w:rsidR="00000000" w:rsidRPr="00000000">
        <w:rPr>
          <w:rFonts w:ascii="Arial" w:cs="Arial" w:eastAsia="Arial" w:hAnsi="Arial"/>
          <w:i w:val="1"/>
          <w:iCs w:val="1"/>
          <w:rtl w:val="0"/>
        </w:rPr>
        <w:t xml:space="preserve">minimization of business losses due to cancellation of reservations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numPr>
          <w:ilvl w:val="1"/>
          <w:numId w:val="7"/>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2.30769230769226" w:lineRule="auto"/>
        <w:ind w:left="720" w:right="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B">
      <w:pPr>
        <w:pStyle w:val="Heading3"/>
        <w:numPr>
          <w:ilvl w:val="2"/>
          <w:numId w:val="7"/>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p>
    <w:sdt>
      <w:sdtPr>
        <w:id w:val="-1341427731"/>
        <w:tag w:val="goog_rdk_13"/>
      </w:sdtPr>
      <w:sdtContent>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08.5714285714286" w:lineRule="auto"/>
            <w:ind w:left="720" w:right="0" w:hanging="360"/>
            <w:jc w:val="left"/>
            <w:rPr>
              <w:ins w:author="Ірина Дейнека" w:id="2" w:date="2026-06-23T16:56:56Z"/>
              <w:rFonts w:ascii="Arial" w:cs="Arial" w:eastAsia="Arial" w:hAnsi="Arial"/>
              <w:i w:val="1"/>
              <w:iCs w:val="1"/>
            </w:rPr>
          </w:pPr>
          <w:sdt>
            <w:sdtPr>
              <w:id w:val="317533592"/>
              <w:tag w:val="goog_rdk_9"/>
            </w:sdtPr>
            <w:sdtContent>
              <w:ins w:author="Ірина Дейнека" w:id="2" w:date="2026-06-23T16:56:56Z"/>
              <w:sdt>
                <w:sdtPr>
                  <w:id w:val="-1414851395"/>
                  <w:tag w:val="goog_rdk_10"/>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Users can manage their bookings in the </w:t>
                    </w:r>
                  </w:ins>
                </w:sdtContent>
              </w:sdt>
              <w:ins w:author="Ірина Дейнека" w:id="2" w:date="2026-06-23T16:56:56Z">
                <w:sdt>
                  <w:sdtPr>
                    <w:id w:val="-2133301127"/>
                    <w:tag w:val="goog_rdk_11"/>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personal account</w:t>
                    </w:r>
                  </w:sdtContent>
                </w:sdt>
                <w:sdt>
                  <w:sdtPr>
                    <w:id w:val="1621877820"/>
                    <w:tag w:val="goog_rdk_12"/>
                  </w:sdtPr>
                  <w:sdtContent>
                    <w:r w:rsidDel="00000000" w:rsidR="00000000" w:rsidRPr="00000000">
                      <w:rPr>
                        <w:rtl w:val="0"/>
                      </w:rPr>
                    </w:r>
                  </w:sdtContent>
                </w:sdt>
              </w:ins>
            </w:sdtContent>
          </w:sdt>
        </w:p>
      </w:sdtContent>
    </w:sdt>
    <w:sdt>
      <w:sdtPr>
        <w:id w:val="-502198550"/>
        <w:tag w:val="goog_rdk_17"/>
      </w:sdtPr>
      <w:sdtContent>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08.5714285714286" w:lineRule="auto"/>
            <w:ind w:left="720" w:right="0" w:hanging="360"/>
            <w:jc w:val="left"/>
            <w:rPr>
              <w:ins w:author="Ірина Дейнека" w:id="2" w:date="2026-06-23T16:56:56Z"/>
              <w:rFonts w:ascii="Arial" w:cs="Arial" w:eastAsia="Arial" w:hAnsi="Arial"/>
              <w:i w:val="1"/>
              <w:iCs w:val="1"/>
            </w:rPr>
          </w:pPr>
          <w:sdt>
            <w:sdtPr>
              <w:id w:val="-774078178"/>
              <w:tag w:val="goog_rdk_14"/>
            </w:sdtPr>
            <w:sdtContent>
              <w:ins w:author="Ірина Дейнека" w:id="2" w:date="2026-06-23T16:56:56Z"/>
              <w:sdt>
                <w:sdtPr>
                  <w:id w:val="971801550"/>
                  <w:tag w:val="goog_rdk_15"/>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The system sorts the user's reservation by status</w:t>
                    </w:r>
                  </w:ins>
                </w:sdtContent>
              </w:sdt>
              <w:ins w:author="Ірина Дейнека" w:id="2" w:date="2026-06-23T16:56:56Z">
                <w:sdt>
                  <w:sdtPr>
                    <w:id w:val="1895837328"/>
                    <w:tag w:val="goog_rdk_16"/>
                  </w:sdtPr>
                  <w:sdtContent>
                    <w:r w:rsidDel="00000000" w:rsidR="00000000" w:rsidRPr="00000000">
                      <w:rPr>
                        <w:rtl w:val="0"/>
                      </w:rPr>
                    </w:r>
                  </w:sdtContent>
                </w:sdt>
              </w:ins>
            </w:sdtContent>
          </w:sdt>
        </w:p>
      </w:sdtContent>
    </w:sdt>
    <w:sdt>
      <w:sdtPr>
        <w:id w:val="-1515015813"/>
        <w:tag w:val="goog_rdk_23"/>
      </w:sdtPr>
      <w:sdtContent>
        <w:p w:rsidR="00000000" w:rsidDel="00000000" w:rsidP="00000000" w:rsidRDefault="00000000" w:rsidRPr="00000000" w14:paraId="0000007E">
          <w:pPr>
            <w:numPr>
              <w:ilvl w:val="0"/>
              <w:numId w:val="2"/>
            </w:numPr>
            <w:spacing w:after="0" w:afterAutospacing="0" w:before="0" w:line="308.5714285714286" w:lineRule="auto"/>
            <w:ind w:left="720" w:hanging="360"/>
            <w:rPr>
              <w:ins w:author="Ірина Дейнека" w:id="2" w:date="2026-06-23T16:56:56Z"/>
              <w:rFonts w:ascii="Arial" w:cs="Arial" w:eastAsia="Arial" w:hAnsi="Arial"/>
              <w:i w:val="1"/>
              <w:iCs w:val="1"/>
              <w:u w:val="none"/>
            </w:rPr>
          </w:pPr>
          <w:sdt>
            <w:sdtPr>
              <w:id w:val="779564588"/>
              <w:tag w:val="goog_rdk_18"/>
            </w:sdtPr>
            <w:sdtContent>
              <w:ins w:author="Ірина Дейнека" w:id="2" w:date="2026-06-23T16:56:56Z"/>
              <w:sdt>
                <w:sdtPr>
                  <w:id w:val="454250443"/>
                  <w:tag w:val="goog_rdk_19"/>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U</w:t>
                    </w:r>
                  </w:ins>
                </w:sdtContent>
              </w:sdt>
              <w:ins w:author="Ірина Дейнека" w:id="2" w:date="2026-06-23T16:56:56Z">
                <w:sdt>
                  <w:sdtPr>
                    <w:id w:val="-161031398"/>
                    <w:tag w:val="goog_rdk_20"/>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sers can cancel an existing </w:t>
                    </w:r>
                  </w:sdtContent>
                </w:sdt>
                <w:sdt>
                  <w:sdtPr>
                    <w:id w:val="703003642"/>
                    <w:tag w:val="goog_rdk_21"/>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booking </w:t>
                    </w:r>
                  </w:sdtContent>
                </w:sdt>
                <w:sdt>
                  <w:sdtPr>
                    <w:id w:val="-1677889013"/>
                    <w:tag w:val="goog_rdk_22"/>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in the personal account</w:t>
                    </w:r>
                  </w:sdtContent>
                </w:sdt>
              </w:ins>
            </w:sdtContent>
          </w:sdt>
        </w:p>
      </w:sdtContent>
    </w:sdt>
    <w:sdt>
      <w:sdtPr>
        <w:id w:val="-1194830468"/>
        <w:tag w:val="goog_rdk_30"/>
      </w:sdtPr>
      <w:sdtContent>
        <w:p w:rsidR="00000000" w:rsidDel="00000000" w:rsidP="00000000" w:rsidRDefault="00000000" w:rsidRPr="00000000" w14:paraId="0000007F">
          <w:pPr>
            <w:numPr>
              <w:ilvl w:val="0"/>
              <w:numId w:val="2"/>
            </w:numPr>
            <w:spacing w:after="0" w:afterAutospacing="0" w:before="0" w:line="308.5714285714286" w:lineRule="auto"/>
            <w:ind w:left="720" w:hanging="360"/>
            <w:rPr>
              <w:ins w:author="Ірина Дейнека" w:id="2" w:date="2026-06-23T16:56:56Z"/>
              <w:rFonts w:ascii="Arial" w:cs="Arial" w:eastAsia="Arial" w:hAnsi="Arial"/>
              <w:i w:val="1"/>
              <w:iCs w:val="1"/>
            </w:rPr>
          </w:pPr>
          <w:sdt>
            <w:sdtPr>
              <w:id w:val="-402369049"/>
              <w:tag w:val="goog_rdk_24"/>
            </w:sdtPr>
            <w:sdtContent>
              <w:ins w:author="Ірина Дейнека" w:id="2" w:date="2026-06-23T16:56:56Z"/>
              <w:sdt>
                <w:sdtPr>
                  <w:id w:val="1256453745"/>
                  <w:tag w:val="goog_rdk_25"/>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U</w:t>
                    </w:r>
                  </w:ins>
                </w:sdtContent>
              </w:sdt>
              <w:ins w:author="Ірина Дейнека" w:id="2" w:date="2026-06-23T16:56:56Z">
                <w:sdt>
                  <w:sdtPr>
                    <w:id w:val="-1750112099"/>
                    <w:tag w:val="goog_rdk_26"/>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sers can </w:t>
                    </w:r>
                  </w:sdtContent>
                </w:sdt>
                <w:sdt>
                  <w:sdtPr>
                    <w:id w:val="1067740982"/>
                    <w:tag w:val="goog_rdk_27"/>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substitute a room of the same type in an existing </w:t>
                    </w:r>
                  </w:sdtContent>
                </w:sdt>
                <w:sdt>
                  <w:sdtPr>
                    <w:id w:val="-1484695128"/>
                    <w:tag w:val="goog_rdk_28"/>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booking </w:t>
                    </w:r>
                  </w:sdtContent>
                </w:sdt>
                <w:sdt>
                  <w:sdtPr>
                    <w:id w:val="-810215766"/>
                    <w:tag w:val="goog_rdk_29"/>
                  </w:sdtPr>
                  <w:sdtContent>
                    <w:r w:rsidDel="00000000" w:rsidR="00000000" w:rsidRPr="00000000">
                      <w:rPr>
                        <w:rtl w:val="0"/>
                      </w:rPr>
                    </w:r>
                  </w:sdtContent>
                </w:sdt>
              </w:ins>
            </w:sdtContent>
          </w:sdt>
        </w:p>
      </w:sdtContent>
    </w:sdt>
    <w:sdt>
      <w:sdtPr>
        <w:id w:val="-510431687"/>
        <w:tag w:val="goog_rdk_35"/>
      </w:sdtPr>
      <w:sdtContent>
        <w:p w:rsidR="00000000" w:rsidDel="00000000" w:rsidP="00000000" w:rsidRDefault="00000000" w:rsidRPr="00000000" w14:paraId="00000080">
          <w:pPr>
            <w:numPr>
              <w:ilvl w:val="0"/>
              <w:numId w:val="2"/>
            </w:numPr>
            <w:spacing w:after="0" w:afterAutospacing="0" w:before="0" w:line="308.5714285714286" w:lineRule="auto"/>
            <w:ind w:left="720" w:hanging="360"/>
            <w:rPr>
              <w:ins w:author="Ірина Дейнека" w:id="2" w:date="2026-06-23T16:56:56Z"/>
              <w:rFonts w:ascii="Arial" w:cs="Arial" w:eastAsia="Arial" w:hAnsi="Arial"/>
              <w:i w:val="1"/>
              <w:iCs w:val="1"/>
            </w:rPr>
          </w:pPr>
          <w:sdt>
            <w:sdtPr>
              <w:id w:val="2076986496"/>
              <w:tag w:val="goog_rdk_31"/>
            </w:sdtPr>
            <w:sdtContent>
              <w:ins w:author="Ірина Дейнека" w:id="2" w:date="2026-06-23T16:56:56Z"/>
              <w:sdt>
                <w:sdtPr>
                  <w:id w:val="-232891610"/>
                  <w:tag w:val="goog_rdk_32"/>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Users can change the dates of stay in an existing </w:t>
                    </w:r>
                  </w:ins>
                </w:sdtContent>
              </w:sdt>
              <w:ins w:author="Ірина Дейнека" w:id="2" w:date="2026-06-23T16:56:56Z">
                <w:sdt>
                  <w:sdtPr>
                    <w:id w:val="2125427678"/>
                    <w:tag w:val="goog_rdk_33"/>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booking </w:t>
                    </w:r>
                  </w:sdtContent>
                </w:sdt>
                <w:sdt>
                  <w:sdtPr>
                    <w:id w:val="-1161525583"/>
                    <w:tag w:val="goog_rdk_34"/>
                  </w:sdtPr>
                  <w:sdtContent>
                    <w:r w:rsidDel="00000000" w:rsidR="00000000" w:rsidRPr="00000000">
                      <w:rPr>
                        <w:rtl w:val="0"/>
                      </w:rPr>
                    </w:r>
                  </w:sdtContent>
                </w:sdt>
              </w:ins>
            </w:sdtContent>
          </w:sdt>
        </w:p>
      </w:sdtContent>
    </w:sdt>
    <w:sdt>
      <w:sdtPr>
        <w:id w:val="-780957525"/>
        <w:tag w:val="goog_rdk_39"/>
      </w:sdtPr>
      <w:sdtContent>
        <w:p w:rsidR="00000000" w:rsidDel="00000000" w:rsidP="00000000" w:rsidRDefault="00000000" w:rsidRPr="00000000" w14:paraId="00000081">
          <w:pPr>
            <w:numPr>
              <w:ilvl w:val="0"/>
              <w:numId w:val="2"/>
            </w:numPr>
            <w:spacing w:after="0" w:afterAutospacing="0" w:before="0" w:line="308.5714285714286" w:lineRule="auto"/>
            <w:ind w:left="720" w:hanging="360"/>
            <w:rPr>
              <w:ins w:author="Ірина Дейнека" w:id="2" w:date="2026-06-23T16:56:56Z"/>
              <w:rFonts w:ascii="Arial" w:cs="Arial" w:eastAsia="Arial" w:hAnsi="Arial"/>
              <w:i w:val="1"/>
              <w:iCs w:val="1"/>
            </w:rPr>
          </w:pPr>
          <w:sdt>
            <w:sdtPr>
              <w:id w:val="-1017930774"/>
              <w:tag w:val="goog_rdk_36"/>
            </w:sdtPr>
            <w:sdtContent>
              <w:ins w:author="Ірина Дейнека" w:id="2" w:date="2026-06-23T16:56:56Z"/>
              <w:sdt>
                <w:sdtPr>
                  <w:id w:val="397172004"/>
                  <w:tag w:val="goog_rdk_37"/>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The system processes cancellation/change requests according to business rules</w:t>
                    </w:r>
                  </w:ins>
                </w:sdtContent>
              </w:sdt>
              <w:ins w:author="Ірина Дейнека" w:id="2" w:date="2026-06-23T16:56:56Z">
                <w:sdt>
                  <w:sdtPr>
                    <w:id w:val="-257289731"/>
                    <w:tag w:val="goog_rdk_38"/>
                  </w:sdtPr>
                  <w:sdtContent>
                    <w:r w:rsidDel="00000000" w:rsidR="00000000" w:rsidRPr="00000000">
                      <w:rPr>
                        <w:rtl w:val="0"/>
                      </w:rPr>
                    </w:r>
                  </w:sdtContent>
                </w:sdt>
              </w:ins>
            </w:sdtContent>
          </w:sdt>
        </w:p>
      </w:sdtContent>
    </w:sdt>
    <w:sdt>
      <w:sdtPr>
        <w:id w:val="-1330347923"/>
        <w:tag w:val="goog_rdk_45"/>
      </w:sdtPr>
      <w:sdtContent>
        <w:p w:rsidR="00000000" w:rsidDel="00000000" w:rsidP="00000000" w:rsidRDefault="00000000" w:rsidRPr="00000000" w14:paraId="00000082">
          <w:pPr>
            <w:numPr>
              <w:ilvl w:val="0"/>
              <w:numId w:val="2"/>
            </w:numPr>
            <w:spacing w:after="0" w:afterAutospacing="0" w:before="0" w:line="308.5714285714286" w:lineRule="auto"/>
            <w:ind w:left="720" w:hanging="360"/>
            <w:rPr>
              <w:ins w:author="Ірина Дейнека" w:id="2" w:date="2026-06-23T16:56:56Z"/>
              <w:rFonts w:ascii="Arial" w:cs="Arial" w:eastAsia="Arial" w:hAnsi="Arial"/>
              <w:i w:val="1"/>
              <w:iCs w:val="1"/>
            </w:rPr>
          </w:pPr>
          <w:sdt>
            <w:sdtPr>
              <w:id w:val="1794642421"/>
              <w:tag w:val="goog_rdk_40"/>
            </w:sdtPr>
            <w:sdtContent>
              <w:ins w:author="Ірина Дейнека" w:id="2" w:date="2026-06-23T16:56:56Z"/>
              <w:sdt>
                <w:sdtPr>
                  <w:id w:val="393325191"/>
                  <w:tag w:val="goog_rdk_41"/>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The system automatically informs users and the hotel about changes in status or </w:t>
                    </w:r>
                  </w:ins>
                </w:sdtContent>
              </w:sdt>
              <w:ins w:author="Ірина Дейнека" w:id="2" w:date="2026-06-23T16:56:56Z">
                <w:sdt>
                  <w:sdtPr>
                    <w:id w:val="1672814223"/>
                    <w:tag w:val="goog_rdk_42"/>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booking </w:t>
                    </w:r>
                  </w:sdtContent>
                </w:sdt>
                <w:sdt>
                  <w:sdtPr>
                    <w:id w:val="-67522767"/>
                    <w:tag w:val="goog_rdk_43"/>
                  </w:sdtPr>
                  <w:sdtContent>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data be email</w:t>
                    </w:r>
                  </w:sdtContent>
                </w:sdt>
                <w:sdt>
                  <w:sdtPr>
                    <w:id w:val="979022311"/>
                    <w:tag w:val="goog_rdk_44"/>
                  </w:sdtPr>
                  <w:sdtContent>
                    <w:r w:rsidDel="00000000" w:rsidR="00000000" w:rsidRPr="00000000">
                      <w:rPr>
                        <w:rtl w:val="0"/>
                      </w:rPr>
                    </w:r>
                  </w:sdtContent>
                </w:sdt>
              </w:ins>
            </w:sdtContent>
          </w:sdt>
        </w:p>
      </w:sdtContent>
    </w:sdt>
    <w:sdt>
      <w:sdtPr>
        <w:id w:val="1542656910"/>
        <w:tag w:val="goog_rdk_49"/>
      </w:sdtPr>
      <w:sdtContent>
        <w:p w:rsidR="00000000" w:rsidDel="00000000" w:rsidP="00000000" w:rsidRDefault="00000000" w:rsidRPr="00000000" w14:paraId="00000083">
          <w:pPr>
            <w:numPr>
              <w:ilvl w:val="0"/>
              <w:numId w:val="2"/>
            </w:numPr>
            <w:spacing w:after="0" w:before="0" w:line="308.5714285714286" w:lineRule="auto"/>
            <w:ind w:left="720" w:hanging="360"/>
            <w:rPr>
              <w:ins w:author="Ірина Дейнека" w:id="2" w:date="2026-06-23T16:56:56Z"/>
              <w:rFonts w:ascii="Arial" w:cs="Arial" w:eastAsia="Arial" w:hAnsi="Arial"/>
              <w:i w:val="1"/>
              <w:iCs w:val="1"/>
            </w:rPr>
          </w:pPr>
          <w:sdt>
            <w:sdtPr>
              <w:id w:val="106156431"/>
              <w:tag w:val="goog_rdk_46"/>
            </w:sdtPr>
            <w:sdtContent>
              <w:ins w:author="Ірина Дейнека" w:id="2" w:date="2026-06-23T16:56:56Z"/>
              <w:sdt>
                <w:sdtPr>
                  <w:id w:val="904947233"/>
                  <w:tag w:val="goog_rdk_47"/>
                </w:sdtPr>
                <w:sdtContent>
                  <w:ins w:author="Ірина Дейнека" w:id="2" w:date="2026-06-23T16:56:56Z">
                    <w:r w:rsidDel="00000000" w:rsidR="00000000" w:rsidRPr="00000000">
                      <w:rPr>
                        <w:rFonts w:ascii="Arial" w:cs="Arial" w:eastAsia="Arial" w:hAnsi="Arial"/>
                        <w:i w:val="1"/>
                        <w:iCs w:val="1"/>
                        <w:rtl w:val="0"/>
                        <w:rPrChange w:author="Ірина Дейнека" w:id="3" w:date="2026-06-23T16:56:56Z">
                          <w:rPr>
                            <w:rFonts w:ascii="Arial" w:cs="Arial" w:eastAsia="Arial" w:hAnsi="Arial"/>
                          </w:rPr>
                        </w:rPrChange>
                      </w:rPr>
                      <w:t xml:space="preserve">The system automatically interacts with the payment system regarding transactions</w:t>
                    </w:r>
                  </w:ins>
                </w:sdtContent>
              </w:sdt>
              <w:ins w:author="Ірина Дейнека" w:id="2" w:date="2026-06-23T16:56:56Z">
                <w:sdt>
                  <w:sdtPr>
                    <w:id w:val="-955372080"/>
                    <w:tag w:val="goog_rdk_48"/>
                  </w:sdtPr>
                  <w:sdtContent>
                    <w:r w:rsidDel="00000000" w:rsidR="00000000" w:rsidRPr="00000000">
                      <w:rPr>
                        <w:rtl w:val="0"/>
                      </w:rPr>
                    </w:r>
                  </w:sdtContent>
                </w:sdt>
              </w:ins>
            </w:sdtContent>
          </w:sdt>
        </w:p>
      </w:sdtContent>
    </w:sdt>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2.3076923076922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3"/>
        <w:numPr>
          <w:ilvl w:val="2"/>
          <w:numId w:val="7"/>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sdt>
      <w:sdtPr>
        <w:id w:val="1077171389"/>
        <w:tag w:val="goog_rdk_54"/>
      </w:sdtPr>
      <w:sdtContent>
        <w:p w:rsidR="00000000" w:rsidDel="00000000" w:rsidP="00000000" w:rsidRDefault="00000000" w:rsidRPr="00000000" w14:paraId="00000087">
          <w:pPr>
            <w:numPr>
              <w:ilvl w:val="0"/>
              <w:numId w:val="4"/>
            </w:numPr>
            <w:spacing w:after="0" w:afterAutospacing="0" w:before="0" w:line="308.5714285714286" w:lineRule="auto"/>
            <w:ind w:left="1800" w:hanging="360"/>
            <w:rPr>
              <w:ins w:author="Ірина Дейнека" w:id="4" w:date="2026-06-23T17:18:13Z"/>
              <w:rFonts w:ascii="Arial" w:cs="Arial" w:eastAsia="Arial" w:hAnsi="Arial"/>
            </w:rPr>
          </w:pPr>
          <w:sdt>
            <w:sdtPr>
              <w:id w:val="-1611616254"/>
              <w:tag w:val="goog_rdk_51"/>
            </w:sdtPr>
            <w:sdtContent>
              <w:ins w:author="Ірина Дейнека" w:id="4" w:date="2026-06-23T17:18:13Z"/>
              <w:sdt>
                <w:sdtPr>
                  <w:id w:val="496808890"/>
                  <w:tag w:val="goog_rdk_52"/>
                </w:sdtPr>
                <w:sdtContent>
                  <w:ins w:author="Ірина Дейнека" w:id="4" w:date="2026-06-23T17:18:13Z">
                    <w:r w:rsidDel="00000000" w:rsidR="00000000" w:rsidRPr="00000000">
                      <w:rPr>
                        <w:rFonts w:ascii="Arial" w:cs="Arial" w:eastAsia="Arial" w:hAnsi="Arial"/>
                        <w:i w:val="1"/>
                        <w:iCs w:val="1"/>
                        <w:rtl w:val="0"/>
                        <w:rPrChange w:author="Ірина Дейнека" w:id="5" w:date="2026-06-23T17:18:13Z">
                          <w:rPr>
                            <w:rFonts w:ascii="Arial" w:cs="Arial" w:eastAsia="Arial" w:hAnsi="Arial"/>
                          </w:rPr>
                        </w:rPrChange>
                      </w:rPr>
                      <w:t xml:space="preserve">User and hotel notification by SMS or push</w:t>
                    </w:r>
                  </w:ins>
                </w:sdtContent>
              </w:sdt>
              <w:ins w:author="Ірина Дейнека" w:id="4" w:date="2026-06-23T17:18:13Z">
                <w:sdt>
                  <w:sdtPr>
                    <w:id w:val="-271852574"/>
                    <w:tag w:val="goog_rdk_53"/>
                  </w:sdtPr>
                  <w:sdtContent>
                    <w:r w:rsidDel="00000000" w:rsidR="00000000" w:rsidRPr="00000000">
                      <w:rPr>
                        <w:rtl w:val="0"/>
                      </w:rPr>
                    </w:r>
                  </w:sdtContent>
                </w:sdt>
              </w:ins>
            </w:sdtContent>
          </w:sdt>
        </w:p>
      </w:sdtContent>
    </w:sdt>
    <w:sdt>
      <w:sdtPr>
        <w:id w:val="1280118815"/>
        <w:tag w:val="goog_rdk_58"/>
      </w:sdtPr>
      <w:sdtContent>
        <w:p w:rsidR="00000000" w:rsidDel="00000000" w:rsidP="00000000" w:rsidRDefault="00000000" w:rsidRPr="00000000" w14:paraId="00000088">
          <w:pPr>
            <w:numPr>
              <w:ilvl w:val="0"/>
              <w:numId w:val="4"/>
            </w:numPr>
            <w:spacing w:after="0" w:before="0" w:line="308.5714285714286" w:lineRule="auto"/>
            <w:ind w:left="1800" w:hanging="360"/>
            <w:rPr>
              <w:ins w:author="Ірина Дейнека" w:id="4" w:date="2026-06-23T17:18:13Z"/>
              <w:rFonts w:ascii="Arial" w:cs="Arial" w:eastAsia="Arial" w:hAnsi="Arial"/>
            </w:rPr>
          </w:pPr>
          <w:sdt>
            <w:sdtPr>
              <w:id w:val="520441963"/>
              <w:tag w:val="goog_rdk_55"/>
            </w:sdtPr>
            <w:sdtContent>
              <w:ins w:author="Ірина Дейнека" w:id="4" w:date="2026-06-23T17:18:13Z"/>
              <w:sdt>
                <w:sdtPr>
                  <w:id w:val="-1241544998"/>
                  <w:tag w:val="goog_rdk_56"/>
                </w:sdtPr>
                <w:sdtContent>
                  <w:ins w:author="Ірина Дейнека" w:id="4" w:date="2026-06-23T17:18:13Z">
                    <w:r w:rsidDel="00000000" w:rsidR="00000000" w:rsidRPr="00000000">
                      <w:rPr>
                        <w:rFonts w:ascii="Arial" w:cs="Arial" w:eastAsia="Arial" w:hAnsi="Arial"/>
                        <w:i w:val="1"/>
                        <w:iCs w:val="1"/>
                        <w:rtl w:val="0"/>
                        <w:rPrChange w:author="Ірина Дейнека" w:id="5" w:date="2026-06-23T17:18:13Z">
                          <w:rPr>
                            <w:rFonts w:ascii="Arial" w:cs="Arial" w:eastAsia="Arial" w:hAnsi="Arial"/>
                          </w:rPr>
                        </w:rPrChange>
                      </w:rPr>
                      <w:t xml:space="preserve">Adding new payment methods</w:t>
                    </w:r>
                  </w:ins>
                </w:sdtContent>
              </w:sdt>
              <w:ins w:author="Ірина Дейнека" w:id="4" w:date="2026-06-23T17:18:13Z">
                <w:sdt>
                  <w:sdtPr>
                    <w:id w:val="-1711098215"/>
                    <w:tag w:val="goog_rdk_57"/>
                  </w:sdtPr>
                  <w:sdtContent>
                    <w:r w:rsidDel="00000000" w:rsidR="00000000" w:rsidRPr="00000000">
                      <w:rPr>
                        <w:rtl w:val="0"/>
                      </w:rPr>
                    </w:r>
                  </w:sdtContent>
                </w:sdt>
              </w:ins>
            </w:sdtContent>
          </w:sdt>
        </w:p>
      </w:sdtContent>
    </w:sdt>
    <w:sdt>
      <w:sdtPr>
        <w:id w:val="-821838888"/>
        <w:tag w:val="goog_rdk_61"/>
      </w:sdtPr>
      <w:sdtContent>
        <w:p w:rsidR="00000000" w:rsidDel="00000000" w:rsidP="00000000" w:rsidRDefault="00000000" w:rsidRPr="00000000" w14:paraId="00000089">
          <w:pPr>
            <w:numPr>
              <w:ilvl w:val="0"/>
              <w:numId w:val="4"/>
            </w:numPr>
            <w:spacing w:after="0" w:afterAutospacing="0" w:before="0" w:lineRule="auto"/>
            <w:ind w:left="1800" w:hanging="360"/>
            <w:rPr>
              <w:ins w:author="Ірина Дейнека" w:id="4" w:date="2026-06-23T17:18:13Z"/>
              <w:rFonts w:ascii="Arial" w:cs="Arial" w:eastAsia="Arial" w:hAnsi="Arial"/>
              <w:u w:val="none"/>
            </w:rPr>
          </w:pPr>
          <w:sdt>
            <w:sdtPr>
              <w:id w:val="85584102"/>
              <w:tag w:val="goog_rdk_59"/>
            </w:sdtPr>
            <w:sdtContent>
              <w:ins w:author="Ірина Дейнека" w:id="4" w:date="2026-06-23T17:18:13Z"/>
              <w:sdt>
                <w:sdtPr>
                  <w:id w:val="-1419666974"/>
                  <w:tag w:val="goog_rdk_60"/>
                </w:sdtPr>
                <w:sdtContent>
                  <w:ins w:author="Ірина Дейнека" w:id="4" w:date="2026-06-23T17:18:13Z">
                    <w:r w:rsidDel="00000000" w:rsidR="00000000" w:rsidRPr="00000000">
                      <w:rPr>
                        <w:rFonts w:ascii="Arial" w:cs="Arial" w:eastAsia="Arial" w:hAnsi="Arial"/>
                        <w:i w:val="1"/>
                        <w:iCs w:val="1"/>
                        <w:rtl w:val="0"/>
                        <w:rPrChange w:author="Ірина Дейнека" w:id="5" w:date="2026-06-23T17:18:13Z">
                          <w:rPr>
                            <w:rFonts w:ascii="Arial" w:cs="Arial" w:eastAsia="Arial" w:hAnsi="Arial"/>
                          </w:rPr>
                        </w:rPrChange>
                      </w:rPr>
                      <w:t xml:space="preserve">Substituting a room of a different type </w:t>
                    </w:r>
                  </w:ins>
                </w:sdtContent>
              </w:sdt>
              <w:ins w:author="Ірина Дейнека" w:id="4" w:date="2026-06-23T17:18:13Z"/>
            </w:sdtContent>
          </w:sdt>
        </w:p>
      </w:sdtContent>
    </w:sdt>
    <w:sdt>
      <w:sdtPr>
        <w:id w:val="1364343955"/>
        <w:tag w:val="goog_rdk_65"/>
      </w:sdtPr>
      <w:sdtContent>
        <w:p w:rsidR="00000000" w:rsidDel="00000000" w:rsidP="00000000" w:rsidRDefault="00000000" w:rsidRPr="00000000" w14:paraId="0000008A">
          <w:pPr>
            <w:numPr>
              <w:ilvl w:val="0"/>
              <w:numId w:val="4"/>
            </w:numPr>
            <w:spacing w:after="240" w:before="0" w:lineRule="auto"/>
            <w:ind w:left="1800" w:hanging="360"/>
            <w:rPr>
              <w:ins w:author="Ірина Дейнека" w:id="6" w:date="2026-06-23T17:17:47Z"/>
              <w:rFonts w:ascii="Arial" w:cs="Arial" w:eastAsia="Arial" w:hAnsi="Arial"/>
              <w:i w:val="1"/>
              <w:iCs w:val="1"/>
              <w:u w:val="none"/>
            </w:rPr>
          </w:pPr>
          <w:sdt>
            <w:sdtPr>
              <w:id w:val="447642255"/>
              <w:tag w:val="goog_rdk_63"/>
            </w:sdtPr>
            <w:sdtContent>
              <w:ins w:author="Ірина Дейнека" w:id="6" w:date="2026-06-23T17:17:47Z"/>
              <w:sdt>
                <w:sdtPr>
                  <w:id w:val="1587165150"/>
                  <w:tag w:val="goog_rdk_64"/>
                </w:sdtPr>
                <w:sdtContent>
                  <w:ins w:author="Ірина Дейнека" w:id="6" w:date="2026-06-23T17:17:47Z">
                    <w:r w:rsidDel="00000000" w:rsidR="00000000" w:rsidRPr="00000000">
                      <w:rPr>
                        <w:rFonts w:ascii="Arial" w:cs="Arial" w:eastAsia="Arial" w:hAnsi="Arial"/>
                        <w:i w:val="1"/>
                        <w:iCs w:val="1"/>
                        <w:rtl w:val="0"/>
                        <w:rPrChange w:author="Ірина Дейнека" w:id="5" w:date="2026-06-23T17:18:13Z">
                          <w:rPr>
                            <w:rFonts w:ascii="Arial" w:cs="Arial" w:eastAsia="Arial" w:hAnsi="Arial"/>
                          </w:rPr>
                        </w:rPrChange>
                      </w:rPr>
                      <w:t xml:space="preserve">Modifying additional services in an existing booking </w:t>
                    </w:r>
                  </w:ins>
                </w:sdtContent>
              </w:sdt>
              <w:ins w:author="Ірина Дейнека" w:id="6" w:date="2026-06-23T17:17:47Z"/>
            </w:sdtContent>
          </w:sdt>
        </w:p>
      </w:sdtContent>
    </w:sdt>
    <w:sdt>
      <w:sdtPr>
        <w:id w:val="-371174624"/>
        <w:tag w:val="goog_rdk_70"/>
      </w:sdtPr>
      <w:sdtContent>
        <w:p w:rsidR="00000000" w:rsidDel="00000000" w:rsidP="00000000" w:rsidRDefault="00000000" w:rsidRPr="00000000" w14:paraId="0000008B">
          <w:pPr>
            <w:numPr>
              <w:ilvl w:val="0"/>
              <w:numId w:val="4"/>
            </w:numPr>
            <w:spacing w:after="240" w:before="0" w:lineRule="auto"/>
            <w:ind w:left="1800" w:hanging="360"/>
            <w:rPr>
              <w:rFonts w:ascii="Arial" w:cs="Arial" w:eastAsia="Arial" w:hAnsi="Arial"/>
              <w:i w:val="1"/>
              <w:iCs w:val="1"/>
              <w:u w:val="none"/>
              <w:rPrChange w:author="Ірина Дейнека" w:id="7" w:date="2026-06-23T17:17:47Z">
                <w:rPr>
                  <w:rFonts w:ascii="Arial" w:cs="Arial" w:eastAsia="Arial" w:hAnsi="Arial"/>
                </w:rPr>
              </w:rPrChange>
            </w:rPr>
            <w:pPrChange w:author="Ірина Дейнека" w:id="0" w:date="2026-06-23T17:17:47Z">
              <w:pPr>
                <w:spacing w:after="240" w:before="0" w:lineRule="auto"/>
                <w:ind w:left="1800" w:firstLine="0"/>
              </w:pPr>
            </w:pPrChange>
          </w:pPr>
          <w:sdt>
            <w:sdtPr>
              <w:id w:val="-291148175"/>
              <w:tag w:val="goog_rdk_66"/>
            </w:sdtPr>
            <w:sdtContent>
              <w:ins w:author="Ірина Дейнека" w:id="6" w:date="2026-06-23T17:17:47Z"/>
              <w:sdt>
                <w:sdtPr>
                  <w:id w:val="-1730827159"/>
                  <w:tag w:val="goog_rdk_67"/>
                </w:sdtPr>
                <w:sdtContent>
                  <w:ins w:author="Ірина Дейнека" w:id="6" w:date="2026-06-23T17:17:47Z">
                    <w:r w:rsidDel="00000000" w:rsidR="00000000" w:rsidRPr="00000000">
                      <w:rPr>
                        <w:rFonts w:ascii="Arial" w:cs="Arial" w:eastAsia="Arial" w:hAnsi="Arial"/>
                        <w:i w:val="1"/>
                        <w:iCs w:val="1"/>
                        <w:rtl w:val="0"/>
                        <w:rPrChange w:author="Ірина Дейнека" w:id="7" w:date="2026-06-23T17:17:47Z">
                          <w:rPr>
                            <w:rFonts w:ascii="Arial" w:cs="Arial" w:eastAsia="Arial" w:hAnsi="Arial"/>
                          </w:rPr>
                        </w:rPrChange>
                      </w:rPr>
                      <w:t xml:space="preserve">Editing personal profile data in </w:t>
                    </w:r>
                  </w:ins>
                </w:sdtContent>
              </w:sdt>
              <w:ins w:author="Ірина Дейнека" w:id="6" w:date="2026-06-23T17:17:47Z">
                <w:sdt>
                  <w:sdtPr>
                    <w:id w:val="805500153"/>
                    <w:tag w:val="goog_rdk_68"/>
                  </w:sdtPr>
                  <w:sdtContent>
                    <w:r w:rsidDel="00000000" w:rsidR="00000000" w:rsidRPr="00000000">
                      <w:rPr>
                        <w:rFonts w:ascii="Arial" w:cs="Arial" w:eastAsia="Arial" w:hAnsi="Arial"/>
                        <w:i w:val="1"/>
                        <w:iCs w:val="1"/>
                        <w:rtl w:val="0"/>
                        <w:rPrChange w:author="Ірина Дейнека" w:id="7" w:date="2026-06-23T17:17:47Z">
                          <w:rPr>
                            <w:rFonts w:ascii="Arial" w:cs="Arial" w:eastAsia="Arial" w:hAnsi="Arial"/>
                          </w:rPr>
                        </w:rPrChange>
                      </w:rPr>
                      <w:t xml:space="preserve">an existing booking</w:t>
                    </w:r>
                  </w:sdtContent>
                </w:sdt>
              </w:ins>
            </w:sdtContent>
          </w:sdt>
          <w:sdt>
            <w:sdtPr>
              <w:id w:val="551757506"/>
              <w:tag w:val="goog_rdk_69"/>
            </w:sdtPr>
            <w:sdtContent>
              <w:r w:rsidDel="00000000" w:rsidR="00000000" w:rsidRPr="00000000">
                <w:rPr>
                  <w:rtl w:val="0"/>
                </w:rPr>
              </w:r>
            </w:sdtContent>
          </w:sdt>
        </w:p>
      </w:sdtContent>
    </w:sdt>
    <w:p w:rsidR="00000000" w:rsidDel="00000000" w:rsidP="00000000" w:rsidRDefault="00000000" w:rsidRPr="00000000" w14:paraId="0000008C">
      <w:pPr>
        <w:spacing w:after="240" w:before="0" w:lineRule="auto"/>
        <w:ind w:left="1800" w:firstLine="0"/>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8D">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2"/>
        <w:numPr>
          <w:ilvl w:val="1"/>
          <w:numId w:val="7"/>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90">
      <w:pPr>
        <w:pStyle w:val="Heading3"/>
        <w:numPr>
          <w:ilvl w:val="2"/>
          <w:numId w:val="7"/>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3"/>
        <w:numPr>
          <w:ilvl w:val="2"/>
          <w:numId w:val="7"/>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numPr>
          <w:ilvl w:val="2"/>
          <w:numId w:val="7"/>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pStyle w:val="Heading3"/>
        <w:numPr>
          <w:ilvl w:val="2"/>
          <w:numId w:val="7"/>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numPr>
          <w:ilvl w:val="0"/>
          <w:numId w:val="7"/>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D">
      <w:pPr>
        <w:pStyle w:val="Heading2"/>
        <w:numPr>
          <w:ilvl w:val="1"/>
          <w:numId w:val="7"/>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numPr>
          <w:ilvl w:val="1"/>
          <w:numId w:val="7"/>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5" w:type="first"/>
          <w:footerReference r:id="rId16"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B1">
      <w:pPr>
        <w:pStyle w:val="Heading1"/>
        <w:numPr>
          <w:ilvl w:val="0"/>
          <w:numId w:val="7"/>
        </w:numPr>
        <w:spacing w:after="60" w:afterAutospacing="0"/>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60" w:beforeAutospacing="0" w:line="240" w:lineRule="auto"/>
        <w:ind w:left="1440" w:right="720" w:hanging="360"/>
        <w:jc w:val="left"/>
        <w:rPr>
          <w:rFonts w:ascii="Arial" w:cs="Arial" w:eastAsia="Arial" w:hAnsi="Arial"/>
          <w:i w:val="1"/>
          <w:iCs w:val="1"/>
        </w:rPr>
      </w:pPr>
      <w:sdt>
        <w:sdtPr>
          <w:id w:val="-1974547786"/>
          <w:tag w:val="goog_rdk_71"/>
        </w:sdtPr>
        <w:sdtContent>
          <w:commentRangeStart w:id="3"/>
        </w:sdtContent>
      </w:sdt>
      <w:sdt>
        <w:sdtPr>
          <w:id w:val="1354663842"/>
          <w:tag w:val="goog_rdk_72"/>
        </w:sdtPr>
        <w:sdtContent>
          <w:commentRangeStart w:id="4"/>
        </w:sdtContent>
      </w:sdt>
      <w:sdt>
        <w:sdtPr>
          <w:id w:val="-1914278281"/>
          <w:tag w:val="goog_rdk_73"/>
        </w:sdtPr>
        <w:sdtContent>
          <w:commentRangeStart w:id="5"/>
        </w:sdtContent>
      </w:sdt>
      <w:r w:rsidDel="00000000" w:rsidR="00000000" w:rsidRPr="00000000">
        <w:rPr>
          <w:rFonts w:ascii="Arial" w:cs="Arial" w:eastAsia="Arial" w:hAnsi="Arial"/>
          <w:i w:val="1"/>
          <w:iCs w:val="1"/>
          <w:rtl w:val="0"/>
        </w:rPr>
        <w:t xml:space="preserve">The user can cancel the reservation with one button without contacting the support service</w:t>
      </w:r>
    </w:p>
    <w:sdt>
      <w:sdtPr>
        <w:id w:val="-145405151"/>
        <w:tag w:val="goog_rdk_77"/>
      </w:sdtPr>
      <w:sdtContent>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720" w:hanging="360"/>
            <w:jc w:val="left"/>
            <w:rPr>
              <w:ins w:author="Ірина Дейнека" w:id="8" w:date="2026-06-23T17:32:54Z"/>
              <w:rFonts w:ascii="Arial" w:cs="Arial" w:eastAsia="Arial" w:hAnsi="Arial"/>
              <w:i w:val="1"/>
              <w:iCs w:val="1"/>
            </w:rPr>
          </w:pPr>
          <w:sdt>
            <w:sdtPr>
              <w:id w:val="325363658"/>
              <w:tag w:val="goog_rdk_75"/>
            </w:sdtPr>
            <w:sdtContent>
              <w:ins w:author="Ірина Дейнека" w:id="8" w:date="2026-06-23T17:32:54Z"/>
              <w:sdt>
                <w:sdtPr>
                  <w:id w:val="-1710284991"/>
                  <w:tag w:val="goog_rdk_76"/>
                </w:sdtPr>
                <w:sdtContent>
                  <w:ins w:author="Ірина Дейнека" w:id="8" w:date="2026-06-23T17:32:54Z">
                    <w:r w:rsidDel="00000000" w:rsidR="00000000" w:rsidRPr="00000000">
                      <w:rPr>
                        <w:rFonts w:ascii="Arial" w:cs="Arial" w:eastAsia="Arial" w:hAnsi="Arial"/>
                        <w:i w:val="1"/>
                        <w:iCs w:val="1"/>
                        <w:rtl w:val="0"/>
                        <w:rPrChange w:author="Ірина Дейнека" w:id="9" w:date="2026-06-23T17:32:54Z">
                          <w:rPr>
                            <w:rFonts w:ascii="Arial" w:cs="Arial" w:eastAsia="Arial" w:hAnsi="Arial"/>
                            <w:i w:val="1"/>
                            <w:iCs w:val="1"/>
                          </w:rPr>
                        </w:rPrChange>
                      </w:rPr>
                      <w:t xml:space="preserve">The business does not refund the customer if the cancellation occurred less than 24 hours before check-in</w:t>
                    </w:r>
                  </w:ins>
                </w:sdtContent>
              </w:sdt>
              <w:ins w:author="Ірина Дейнека" w:id="8" w:date="2026-06-23T17:32:54Z"/>
            </w:sdtContent>
          </w:sdt>
        </w:p>
      </w:sdtContent>
    </w:sdt>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720" w:hanging="360"/>
        <w:jc w:val="left"/>
        <w:rPr>
          <w:rFonts w:ascii="Arial" w:cs="Arial" w:eastAsia="Arial" w:hAnsi="Arial"/>
          <w:i w:val="1"/>
          <w:iCs w:val="1"/>
        </w:rPr>
      </w:pPr>
      <w:r w:rsidDel="00000000" w:rsidR="00000000" w:rsidRPr="00000000">
        <w:rPr>
          <w:rFonts w:ascii="Arial" w:cs="Arial" w:eastAsia="Arial" w:hAnsi="Arial"/>
          <w:i w:val="1"/>
          <w:iCs w:val="1"/>
          <w:rtl w:val="0"/>
        </w:rPr>
        <w:t xml:space="preserve">The user can instantly change the reservation dates if there are available rooms </w:t>
      </w:r>
    </w:p>
    <w:sdt>
      <w:sdtPr>
        <w:id w:val="78740162"/>
        <w:tag w:val="goog_rdk_81"/>
      </w:sdtPr>
      <w:sdtContent>
        <w:p w:rsidR="00000000" w:rsidDel="00000000" w:rsidP="00000000" w:rsidRDefault="00000000" w:rsidRPr="00000000" w14:paraId="000000B5">
          <w:pPr>
            <w:numPr>
              <w:ilvl w:val="0"/>
              <w:numId w:val="1"/>
            </w:numPr>
            <w:spacing w:after="0" w:afterAutospacing="0" w:before="0" w:line="308.5714285714286" w:lineRule="auto"/>
            <w:ind w:left="1440" w:hanging="360"/>
            <w:rPr>
              <w:ins w:author="Ірина Дейнека" w:id="10" w:date="2026-06-23T17:34:26Z"/>
              <w:rFonts w:ascii="Arial" w:cs="Arial" w:eastAsia="Arial" w:hAnsi="Arial"/>
              <w:i w:val="1"/>
              <w:iCs w:val="1"/>
            </w:rPr>
          </w:pPr>
          <w:sdt>
            <w:sdtPr>
              <w:id w:val="655105918"/>
              <w:tag w:val="goog_rdk_79"/>
            </w:sdtPr>
            <w:sdtContent>
              <w:ins w:author="Ірина Дейнека" w:id="10" w:date="2026-06-23T17:34:26Z"/>
              <w:sdt>
                <w:sdtPr>
                  <w:id w:val="765507832"/>
                  <w:tag w:val="goog_rdk_80"/>
                </w:sdtPr>
                <w:sdtContent>
                  <w:ins w:author="Ірина Дейнека" w:id="10" w:date="2026-06-23T17:34:26Z">
                    <w:r w:rsidDel="00000000" w:rsidR="00000000" w:rsidRPr="00000000">
                      <w:rPr>
                        <w:rFonts w:ascii="Arial" w:cs="Arial" w:eastAsia="Arial" w:hAnsi="Arial"/>
                        <w:i w:val="1"/>
                        <w:iCs w:val="1"/>
                        <w:rtl w:val="0"/>
                        <w:rPrChange w:author="Ірина Дейнека" w:id="11" w:date="2026-06-23T17:34:31Z">
                          <w:rPr>
                            <w:rFonts w:ascii="Arial" w:cs="Arial" w:eastAsia="Arial" w:hAnsi="Arial"/>
                            <w:i w:val="1"/>
                            <w:iCs w:val="1"/>
                          </w:rPr>
                        </w:rPrChange>
                      </w:rPr>
                      <w:t xml:space="preserve">The user must see the amount of the surcharge or refund before confirming the changes in the reservation</w:t>
                    </w:r>
                  </w:ins>
                </w:sdtContent>
              </w:sdt>
              <w:ins w:author="Ірина Дейнека" w:id="10" w:date="2026-06-23T17:34:26Z"/>
            </w:sdtContent>
          </w:sdt>
        </w:p>
      </w:sdtContent>
    </w:sdt>
    <w:sdt>
      <w:sdtPr>
        <w:id w:val="1561545192"/>
        <w:tag w:val="goog_rdk_86"/>
      </w:sdtPr>
      <w:sdtContent>
        <w:p w:rsidR="00000000" w:rsidDel="00000000" w:rsidP="00000000" w:rsidRDefault="00000000" w:rsidRPr="00000000" w14:paraId="000000B6">
          <w:pPr>
            <w:numPr>
              <w:ilvl w:val="0"/>
              <w:numId w:val="1"/>
            </w:numPr>
            <w:spacing w:after="0" w:afterAutospacing="0" w:before="0" w:line="308.5714285714286" w:lineRule="auto"/>
            <w:ind w:left="1440" w:hanging="360"/>
            <w:rPr>
              <w:ins w:author="Ірина Дейнека" w:id="12" w:date="2026-06-23T17:29:02Z"/>
              <w:rFonts w:ascii="Arial" w:cs="Arial" w:eastAsia="Arial" w:hAnsi="Arial"/>
              <w:i w:val="1"/>
              <w:iCs w:val="1"/>
            </w:rPr>
          </w:pPr>
          <w:sdt>
            <w:sdtPr>
              <w:id w:val="-99403245"/>
              <w:tag w:val="goog_rdk_83"/>
            </w:sdtPr>
            <w:sdtContent>
              <w:ins w:author="Ірина Дейнека" w:id="12" w:date="2026-06-23T17:29:02Z"/>
              <w:sdt>
                <w:sdtPr>
                  <w:id w:val="2114407158"/>
                  <w:tag w:val="goog_rdk_84"/>
                </w:sdtPr>
                <w:sdtContent>
                  <w:ins w:author="Ірина Дейнека" w:id="12" w:date="2026-06-23T17:29:02Z">
                    <w:r w:rsidDel="00000000" w:rsidR="00000000" w:rsidRPr="00000000">
                      <w:rPr>
                        <w:rFonts w:ascii="Arial" w:cs="Arial" w:eastAsia="Arial" w:hAnsi="Arial"/>
                        <w:i w:val="1"/>
                        <w:iCs w:val="1"/>
                        <w:rtl w:val="0"/>
                        <w:rPrChange w:author="Ірина Дейнека" w:id="11" w:date="2026-06-23T17:34:31Z">
                          <w:rPr>
                            <w:rFonts w:ascii="Arial" w:cs="Arial" w:eastAsia="Arial" w:hAnsi="Arial"/>
                            <w:i w:val="1"/>
                            <w:iCs w:val="1"/>
                          </w:rPr>
                        </w:rPrChange>
                      </w:rPr>
                      <w:t xml:space="preserve">The user can download the receipt in the system</w:t>
                    </w:r>
                  </w:ins>
                </w:sdtContent>
              </w:sdt>
              <w:ins w:author="Ірина Дейнека" w:id="12" w:date="2026-06-23T17:29:02Z">
                <w:sdt>
                  <w:sdtPr>
                    <w:id w:val="1154093436"/>
                    <w:tag w:val="goog_rdk_85"/>
                  </w:sdtPr>
                  <w:sdtContent>
                    <w:r w:rsidDel="00000000" w:rsidR="00000000" w:rsidRPr="00000000">
                      <w:rPr>
                        <w:rtl w:val="0"/>
                      </w:rPr>
                    </w:r>
                  </w:sdtContent>
                </w:sdt>
              </w:ins>
            </w:sdtContent>
          </w:sdt>
        </w:p>
      </w:sdtContent>
    </w:sdt>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720" w:hanging="360"/>
        <w:jc w:val="left"/>
        <w:rPr>
          <w:rFonts w:ascii="Arial" w:cs="Arial" w:eastAsia="Arial" w:hAnsi="Arial"/>
          <w:i w:val="1"/>
          <w:iCs w:val="1"/>
        </w:rPr>
      </w:pPr>
      <w:sdt>
        <w:sdtPr>
          <w:id w:val="-137024284"/>
          <w:tag w:val="goog_rdk_88"/>
        </w:sdtPr>
        <w:sdtContent>
          <w:ins w:author="Ірина Дейнека" w:id="14" w:date="2026-06-23T17:29:54Z"/>
          <w:sdt>
            <w:sdtPr>
              <w:id w:val="-977315759"/>
              <w:tag w:val="goog_rdk_89"/>
            </w:sdtPr>
            <w:sdtContent>
              <w:ins w:author="Ірина Дейнека" w:id="14" w:date="2026-06-23T17:29:54Z">
                <w:r w:rsidDel="00000000" w:rsidR="00000000" w:rsidRPr="00000000">
                  <w:rPr>
                    <w:rFonts w:ascii="Arial" w:cs="Arial" w:eastAsia="Arial" w:hAnsi="Arial"/>
                    <w:i w:val="1"/>
                    <w:iCs w:val="1"/>
                    <w:rtl w:val="0"/>
                    <w:rPrChange w:author="Ірина Дейнека" w:id="15" w:date="2026-06-23T17:31:28Z">
                      <w:rPr>
                        <w:rFonts w:ascii="Arial" w:cs="Arial" w:eastAsia="Arial" w:hAnsi="Arial"/>
                        <w:i w:val="1"/>
                        <w:iCs w:val="1"/>
                      </w:rPr>
                    </w:rPrChange>
                  </w:rPr>
                  <w:t xml:space="preserve">The user and the hotel should receive instant notification of changes in the booking</w:t>
                </w:r>
              </w:ins>
            </w:sdtContent>
          </w:sdt>
          <w:ins w:author="Ірина Дейнека" w:id="14" w:date="2026-06-23T17:29:54Z"/>
        </w:sdtContent>
      </w:sdt>
      <w:sdt>
        <w:sdtPr>
          <w:id w:val="599127939"/>
          <w:tag w:val="goog_rdk_90"/>
        </w:sdtPr>
        <w:sdtContent>
          <w:r w:rsidDel="00000000" w:rsidR="00000000" w:rsidRPr="00000000">
            <w:rPr>
              <w:rtl w:val="0"/>
            </w:rPr>
          </w:r>
        </w:sdtContent>
      </w:sdt>
    </w:p>
    <w:sdt>
      <w:sdtPr>
        <w:id w:val="-771938074"/>
        <w:tag w:val="goog_rdk_95"/>
      </w:sdtPr>
      <w:sdtContent>
        <w:p w:rsidR="00000000" w:rsidDel="00000000" w:rsidP="00000000" w:rsidRDefault="00000000" w:rsidRPr="00000000" w14:paraId="000000B8">
          <w:pPr>
            <w:numPr>
              <w:ilvl w:val="0"/>
              <w:numId w:val="1"/>
            </w:numPr>
            <w:spacing w:after="0" w:before="0" w:line="308.5714285714286" w:lineRule="auto"/>
            <w:ind w:left="1440" w:hanging="360"/>
            <w:rPr>
              <w:rFonts w:ascii="Arial" w:cs="Arial" w:eastAsia="Arial" w:hAnsi="Arial"/>
              <w:i w:val="1"/>
              <w:iCs w:val="1"/>
              <w:rPrChange w:author="Ірина Дейнека" w:id="17" w:date="2026-06-23T17:31:23Z">
                <w:rPr>
                  <w:rFonts w:ascii="Arial" w:cs="Arial" w:eastAsia="Arial" w:hAnsi="Arial"/>
                  <w:i w:val="1"/>
                  <w:iCs w:val="1"/>
                </w:rPr>
              </w:rPrChange>
            </w:rPr>
            <w:pPrChange w:author="Ірина Дейнека" w:id="0" w:date="2026-06-23T17:31:23Z">
              <w:pPr>
                <w:numPr>
                  <w:ilvl w:val="0"/>
                  <w:numId w:val="1"/>
                </w:numPr>
                <w:spacing w:after="0" w:before="0" w:line="308.5714285714286" w:lineRule="auto"/>
                <w:ind w:left="1440" w:hanging="360"/>
              </w:pPr>
            </w:pPrChange>
          </w:pPr>
          <w:sdt>
            <w:sdtPr>
              <w:id w:val="2002839430"/>
              <w:tag w:val="goog_rdk_92"/>
            </w:sdtPr>
            <w:sdtContent>
              <w:ins w:author="Ірина Дейнека" w:id="16" w:date="2026-06-23T17:31:23Z">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ins>
              <w:sdt>
                <w:sdtPr>
                  <w:id w:val="20764442"/>
                  <w:tag w:val="goog_rdk_93"/>
                </w:sdtPr>
                <w:sdtContent>
                  <w:ins w:author="Ірина Дейнека" w:id="16" w:date="2026-06-23T17:31:23Z">
                    <w:r w:rsidDel="00000000" w:rsidR="00000000" w:rsidRPr="00000000">
                      <w:rPr>
                        <w:rFonts w:ascii="Arial" w:cs="Arial" w:eastAsia="Arial" w:hAnsi="Arial"/>
                        <w:i w:val="1"/>
                        <w:iCs w:val="1"/>
                        <w:rtl w:val="0"/>
                        <w:rPrChange w:author="Ірина Дейнека" w:id="15" w:date="2026-06-23T17:31:28Z">
                          <w:rPr>
                            <w:rFonts w:ascii="Arial" w:cs="Arial" w:eastAsia="Arial" w:hAnsi="Arial"/>
                            <w:i w:val="1"/>
                            <w:iCs w:val="1"/>
                          </w:rPr>
                        </w:rPrChange>
                      </w:rPr>
                      <w:t xml:space="preserve">The user can view his reservations in separate sections depending on the status "Active", "Completed", "Cancelled"</w:t>
                    </w:r>
                  </w:ins>
                </w:sdtContent>
              </w:sdt>
              <w:ins w:author="Ірина Дейнека" w:id="16" w:date="2026-06-23T17:31:23Z"/>
            </w:sdtContent>
          </w:sdt>
          <w:sdt>
            <w:sdtPr>
              <w:id w:val="1031508727"/>
              <w:tag w:val="goog_rdk_94"/>
            </w:sdtPr>
            <w:sdtContent>
              <w:r w:rsidDel="00000000" w:rsidR="00000000" w:rsidRPr="00000000">
                <w:rPr>
                  <w:rtl w:val="0"/>
                </w:rPr>
              </w:r>
            </w:sdtContent>
          </w:sdt>
        </w:p>
      </w:sdtContent>
    </w:sdt>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4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B">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C">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D">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E">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C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C1">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C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C4">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C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7">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8">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2"/>
        <w:numPr>
          <w:ilvl w:val="1"/>
          <w:numId w:val="7"/>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p>
    <w:tbl>
      <w:tblPr>
        <w:tblStyle w:val="Table4"/>
        <w:tblW w:w="13665.0" w:type="dxa"/>
        <w:jc w:val="left"/>
        <w:tblInd w:w="5.0" w:type="dxa"/>
        <w:tblLayout w:type="fixed"/>
        <w:tblLook w:val="0000"/>
      </w:tblPr>
      <w:tblGrid>
        <w:gridCol w:w="1275"/>
        <w:gridCol w:w="1575"/>
        <w:gridCol w:w="4140"/>
        <w:gridCol w:w="2940"/>
        <w:gridCol w:w="1905"/>
        <w:gridCol w:w="1830"/>
        <w:tblGridChange w:id="0">
          <w:tblGrid>
            <w:gridCol w:w="1275"/>
            <w:gridCol w:w="1575"/>
            <w:gridCol w:w="4140"/>
            <w:gridCol w:w="2940"/>
            <w:gridCol w:w="1905"/>
            <w:gridCol w:w="1830"/>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1">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75" w:right="151" w:firstLine="0"/>
              <w:rPr>
                <w:rFonts w:ascii="Arial" w:cs="Arial" w:eastAsia="Arial" w:hAnsi="Arial"/>
                <w:b w:val="1"/>
                <w:bCs w:val="1"/>
                <w:color w:val="009900"/>
              </w:rPr>
            </w:pPr>
            <w:sdt>
              <w:sdtPr>
                <w:id w:val="-1807942581"/>
                <w:tag w:val="goog_rdk_96"/>
              </w:sdtPr>
              <w:sdtContent>
                <w:commentRangeStart w:id="6"/>
              </w:sdtContent>
            </w:sdt>
            <w:r w:rsidDel="00000000" w:rsidR="00000000" w:rsidRPr="00000000">
              <w:rPr>
                <w:rFonts w:ascii="Arial" w:cs="Arial" w:eastAsia="Arial" w:hAnsi="Arial"/>
                <w:b w:val="1"/>
                <w:bCs w:val="1"/>
                <w:color w:val="009900"/>
                <w:rtl w:val="0"/>
              </w:rPr>
              <w:t xml:space="preserve">General / Base Functionality</w:t>
            </w:r>
            <w:commentRangeEnd w:id="6"/>
            <w:r w:rsidDel="00000000" w:rsidR="00000000" w:rsidRPr="00000000">
              <w:commentReference w:id="6"/>
            </w:r>
            <w:r w:rsidDel="00000000" w:rsidR="00000000" w:rsidRPr="00000000">
              <w:rPr>
                <w:rtl w:val="0"/>
              </w:rPr>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D">
            <w:pPr>
              <w:spacing w:after="0" w:before="0" w:line="308.5714285714286" w:lineRule="auto"/>
              <w:rPr>
                <w:rFonts w:ascii="Arial" w:cs="Arial" w:eastAsia="Arial" w:hAnsi="Arial"/>
                <w:color w:val="1f1f1f"/>
                <w:sz w:val="42"/>
                <w:szCs w:val="42"/>
                <w:shd w:fill="f8f9fa" w:val="clear"/>
              </w:rPr>
            </w:pPr>
            <w:r w:rsidDel="00000000" w:rsidR="00000000" w:rsidRPr="00000000">
              <w:rPr>
                <w:rFonts w:ascii="Arial" w:cs="Arial" w:eastAsia="Arial" w:hAnsi="Arial"/>
                <w:rtl w:val="0"/>
              </w:rPr>
              <w:t xml:space="preserve">The system should provide the user with the opportunity to cancel an active reservation with one button in the personal account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before="0" w:line="308.5714285714286" w:lineRule="auto"/>
              <w:rPr>
                <w:rFonts w:ascii="Arial" w:cs="Arial" w:eastAsia="Arial" w:hAnsi="Arial"/>
                <w:color w:val="1f1f1f"/>
                <w:sz w:val="42"/>
                <w:szCs w:val="42"/>
                <w:shd w:fill="f8f9fa" w:val="clear"/>
              </w:rPr>
            </w:pPr>
            <w:r w:rsidDel="00000000" w:rsidR="00000000" w:rsidRPr="00000000">
              <w:rPr>
                <w:rFonts w:ascii="Arial" w:cs="Arial" w:eastAsia="Arial" w:hAnsi="Arial"/>
                <w:rtl w:val="0"/>
              </w:rPr>
              <w:t xml:space="preserve">Possibility to cancel the reservation without contacting the support service</w:t>
            </w:r>
            <w:r w:rsidDel="00000000" w:rsidR="00000000" w:rsidRPr="00000000">
              <w:rPr>
                <w:rtl w:val="0"/>
              </w:rPr>
            </w:r>
          </w:p>
          <w:p w:rsidR="00000000" w:rsidDel="00000000" w:rsidP="00000000" w:rsidRDefault="00000000" w:rsidRPr="00000000" w14:paraId="000000DF">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1">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4">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The system must check the tariff type before starting the cancellation. If the tariff is "Non-refundable", the system should block the cancellation and display a message about the impossibility of refund.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Minimizing losses</w:t>
            </w:r>
          </w:p>
          <w:p w:rsidR="00000000" w:rsidDel="00000000" w:rsidP="00000000" w:rsidRDefault="00000000" w:rsidRPr="00000000" w14:paraId="000000E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0" w:before="0" w:line="308.5714285714286" w:lineRule="auto"/>
              <w:rPr>
                <w:rFonts w:ascii="Arial" w:cs="Arial" w:eastAsia="Arial" w:hAnsi="Arial"/>
                <w:color w:val="1f1f1f"/>
                <w:sz w:val="42"/>
                <w:szCs w:val="42"/>
                <w:shd w:fill="f8f9fa" w:val="clear"/>
              </w:rPr>
            </w:pPr>
            <w:r w:rsidDel="00000000" w:rsidR="00000000" w:rsidRPr="00000000">
              <w:rPr>
                <w:rFonts w:ascii="Arial" w:cs="Arial" w:eastAsia="Arial" w:hAnsi="Arial"/>
                <w:rtl w:val="0"/>
              </w:rPr>
              <w:t xml:space="preserve">Business owner</w:t>
            </w:r>
            <w:r w:rsidDel="00000000" w:rsidR="00000000" w:rsidRPr="00000000">
              <w:rPr>
                <w:rtl w:val="0"/>
              </w:rPr>
            </w:r>
          </w:p>
          <w:p w:rsidR="00000000" w:rsidDel="00000000" w:rsidP="00000000" w:rsidRDefault="00000000" w:rsidRPr="00000000" w14:paraId="000000E9">
            <w:pPr>
              <w:ind w:left="75" w:right="151" w:firstLine="0"/>
              <w:rPr>
                <w:rFonts w:ascii="Arial" w:cs="Arial" w:eastAsia="Arial" w:hAnsi="Arial"/>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C">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The system should automatically calculate the amount to be refunded upon cancellation:</w:t>
            </w:r>
            <w:r w:rsidDel="00000000" w:rsidR="00000000" w:rsidRPr="00000000">
              <w:rPr>
                <w:rtl w:val="0"/>
              </w:rPr>
            </w:r>
          </w:p>
          <w:p w:rsidR="00000000" w:rsidDel="00000000" w:rsidP="00000000" w:rsidRDefault="00000000" w:rsidRPr="00000000" w14:paraId="000000ED">
            <w:pPr>
              <w:numPr>
                <w:ilvl w:val="0"/>
                <w:numId w:val="3"/>
              </w:numPr>
              <w:spacing w:after="0" w:afterAutospacing="0" w:before="240" w:lineRule="auto"/>
              <w:ind w:left="720" w:hanging="360"/>
              <w:rPr>
                <w:rFonts w:ascii="Arial" w:cs="Arial" w:eastAsia="Arial" w:hAnsi="Arial"/>
                <w:u w:val="none"/>
              </w:rPr>
            </w:pPr>
            <w:r w:rsidDel="00000000" w:rsidR="00000000" w:rsidRPr="00000000">
              <w:rPr>
                <w:rFonts w:ascii="Arial" w:cs="Arial" w:eastAsia="Arial" w:hAnsi="Arial"/>
                <w:rtl w:val="0"/>
              </w:rPr>
              <w:t xml:space="preserve">Cancellation more than 24 hours before the start - full refund</w:t>
            </w:r>
          </w:p>
          <w:p w:rsidR="00000000" w:rsidDel="00000000" w:rsidP="00000000" w:rsidRDefault="00000000" w:rsidRPr="00000000" w14:paraId="000000EE">
            <w:pPr>
              <w:numPr>
                <w:ilvl w:val="0"/>
                <w:numId w:val="3"/>
              </w:numPr>
              <w:spacing w:after="0" w:before="0" w:line="308.5714285714286" w:lineRule="auto"/>
              <w:ind w:left="720" w:hanging="360"/>
              <w:rPr>
                <w:rFonts w:ascii="Arial" w:cs="Arial" w:eastAsia="Arial" w:hAnsi="Arial"/>
              </w:rPr>
            </w:pPr>
            <w:r w:rsidDel="00000000" w:rsidR="00000000" w:rsidRPr="00000000">
              <w:rPr>
                <w:rFonts w:ascii="Arial" w:cs="Arial" w:eastAsia="Arial" w:hAnsi="Arial"/>
                <w:rtl w:val="0"/>
              </w:rPr>
              <w:t xml:space="preserve">Cancellation less than 24 hours before the start - 100% penalty, no refund possible</w:t>
            </w:r>
          </w:p>
          <w:p w:rsidR="00000000" w:rsidDel="00000000" w:rsidP="00000000" w:rsidRDefault="00000000" w:rsidRPr="00000000" w14:paraId="000000EF">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Minimizing losses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show the user the appropriate return conditions and request confirmation or cancellation of the 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possibility to familiarize yourself with the conditions of cancellation before confirmation</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send a notification to the hotel about the cancellation and change the status of the hotel on the specified dates, as well as transfer this reservation to the "cancelled" section</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Hotel notification of changes</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Hotel</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5">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The system should send a notification to the user by email confirming the cancellation</w:t>
            </w:r>
          </w:p>
          <w:p w:rsidR="00000000" w:rsidDel="00000000" w:rsidP="00000000" w:rsidRDefault="00000000" w:rsidRPr="00000000" w14:paraId="0000010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Confirmation of cancellation to the user</w:t>
            </w:r>
          </w:p>
          <w:p w:rsidR="00000000" w:rsidDel="00000000" w:rsidP="00000000" w:rsidRDefault="00000000" w:rsidRPr="00000000" w14:paraId="0000010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D">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The system should allow the user to change the reservation dates only if there are available rooms of the same type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Ability to change reservation dates without contacting support</w:t>
            </w:r>
          </w:p>
          <w:p w:rsidR="00000000" w:rsidDel="00000000" w:rsidP="00000000" w:rsidRDefault="00000000" w:rsidRPr="00000000" w14:paraId="0000010F">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display a message about the impossibility of changes if there are no free numbers</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Avoid business losses</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automatically calculate and display the amount to be refunded or surcharged to the user if the cost of the rooms is different, and request confirmation of the change</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possibility to familiarize yourself with the conditions of cancellation before confirmation</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generate a refund request if the number is cheaper</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Automatic refund</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display an online surcharge form if the number is more expensive</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Possibility of online surcharge</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before="0" w:line="308.5714285714286" w:lineRule="auto"/>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change the dates in the reservation and reflect this in the personal account</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Display of current information</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ind w:left="75" w:right="151" w:firstLine="0"/>
              <w:rPr>
                <w:rFonts w:ascii="Arial" w:cs="Arial" w:eastAsia="Arial" w:hAnsi="Arial"/>
              </w:rPr>
            </w:pPr>
            <w:r w:rsidDel="00000000" w:rsidR="00000000" w:rsidRPr="00000000">
              <w:rPr>
                <w:rFonts w:ascii="Arial" w:cs="Arial" w:eastAsia="Arial" w:hAnsi="Arial"/>
                <w:rtl w:val="0"/>
              </w:rPr>
              <w:t xml:space="preserve">Hotel, User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ind w:left="90" w:firstLine="0"/>
              <w:rPr>
                <w:rFonts w:ascii="Arial" w:cs="Arial" w:eastAsia="Arial" w:hAnsi="Arial"/>
              </w:rPr>
            </w:pPr>
            <w:r w:rsidDel="00000000" w:rsidR="00000000" w:rsidRPr="00000000">
              <w:rPr>
                <w:rFonts w:ascii="Arial" w:cs="Arial" w:eastAsia="Arial" w:hAnsi="Arial"/>
                <w:rtl w:val="0"/>
              </w:rPr>
              <w:t xml:space="preserve">FR-G-013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send a message to the hotel about changes in the reservation</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Hotel notification of changes</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Fonts w:ascii="Arial" w:cs="Arial" w:eastAsia="Arial" w:hAnsi="Arial"/>
                <w:rtl w:val="0"/>
              </w:rPr>
              <w:t xml:space="preserve">Hotel</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ind w:left="90" w:firstLine="0"/>
              <w:rPr>
                <w:rFonts w:ascii="Arial" w:cs="Arial" w:eastAsia="Arial" w:hAnsi="Arial"/>
              </w:rPr>
            </w:pPr>
            <w:r w:rsidDel="00000000" w:rsidR="00000000" w:rsidRPr="00000000">
              <w:rPr>
                <w:rFonts w:ascii="Arial" w:cs="Arial" w:eastAsia="Arial" w:hAnsi="Arial"/>
                <w:rtl w:val="0"/>
              </w:rPr>
              <w:t xml:space="preserve">FR-G-014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send a notification to the user by email about changes in the reservation date</w:t>
            </w:r>
            <w:r w:rsidDel="00000000" w:rsidR="00000000" w:rsidRPr="00000000">
              <w:rPr>
                <w:rFonts w:ascii="Arial" w:cs="Arial" w:eastAsia="Arial" w:hAnsi="Arial"/>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Confirmation of booking changes to the user</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ind w:left="75" w:right="151" w:firstLine="0"/>
              <w:rPr>
                <w:rFonts w:ascii="Arial" w:cs="Arial" w:eastAsia="Arial" w:hAnsi="Arial"/>
              </w:rPr>
            </w:pPr>
            <w:r w:rsidDel="00000000" w:rsidR="00000000" w:rsidRPr="00000000">
              <w:rPr>
                <w:rFonts w:ascii="Arial" w:cs="Arial" w:eastAsia="Arial" w:hAnsi="Arial"/>
                <w:rtl w:val="0"/>
              </w:rPr>
              <w:t xml:space="preserve">User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Only an authorized user can cancel a reservation</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ind w:left="90" w:firstLine="0"/>
              <w:rPr>
                <w:rFonts w:ascii="Arial" w:cs="Arial" w:eastAsia="Arial" w:hAnsi="Arial"/>
              </w:rPr>
            </w:pPr>
            <w:r w:rsidDel="00000000" w:rsidR="00000000" w:rsidRPr="00000000">
              <w:rPr>
                <w:rFonts w:ascii="Arial" w:cs="Arial" w:eastAsia="Arial" w:hAnsi="Arial"/>
                <w:rtl w:val="0"/>
              </w:rPr>
              <w:t xml:space="preserve">FR-S-002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after="0" w:before="0" w:line="308.5714285714286" w:lineRule="auto"/>
              <w:rPr>
                <w:rFonts w:ascii="Arial" w:cs="Arial" w:eastAsia="Arial" w:hAnsi="Arial"/>
                <w:color w:val="1f1f1f"/>
                <w:sz w:val="42"/>
                <w:szCs w:val="42"/>
                <w:shd w:fill="f8f9fa" w:val="clear"/>
              </w:rPr>
            </w:pPr>
            <w:r w:rsidDel="00000000" w:rsidR="00000000" w:rsidRPr="00000000">
              <w:rPr>
                <w:rFonts w:ascii="Arial" w:cs="Arial" w:eastAsia="Arial" w:hAnsi="Arial"/>
                <w:rtl w:val="0"/>
              </w:rPr>
              <w:t xml:space="preserve">Only an authorized user can change the reservation dates</w:t>
            </w:r>
            <w:r w:rsidDel="00000000" w:rsidR="00000000" w:rsidRPr="00000000">
              <w:rPr>
                <w:rtl w:val="0"/>
              </w:rPr>
            </w:r>
          </w:p>
          <w:p w:rsidR="00000000" w:rsidDel="00000000" w:rsidP="00000000" w:rsidRDefault="00000000" w:rsidRPr="00000000" w14:paraId="0000015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B">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should offer the user to download a receipt for additional payment or send it to an e-mail</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3">
            <w:pPr>
              <w:spacing w:after="0" w:before="0" w:line="308.5714285714286" w:lineRule="auto"/>
              <w:rPr>
                <w:rFonts w:ascii="Arial" w:cs="Arial" w:eastAsia="Arial" w:hAnsi="Arial"/>
                <w:color w:val="1f1f1f"/>
                <w:sz w:val="42"/>
                <w:szCs w:val="42"/>
                <w:shd w:fill="f8f9fa" w:val="clear"/>
              </w:rPr>
            </w:pPr>
            <w:r w:rsidDel="00000000" w:rsidR="00000000" w:rsidRPr="00000000">
              <w:rPr>
                <w:rFonts w:ascii="Arial" w:cs="Arial" w:eastAsia="Arial" w:hAnsi="Arial"/>
                <w:rtl w:val="0"/>
              </w:rPr>
              <w:t xml:space="preserve">The system should display reservations in the personal account according to their statuses in the sections "Active", "Completed", "Cancelled"</w:t>
            </w:r>
            <w:r w:rsidDel="00000000" w:rsidR="00000000" w:rsidRPr="00000000">
              <w:rPr>
                <w:rtl w:val="0"/>
              </w:rPr>
            </w:r>
          </w:p>
          <w:p w:rsidR="00000000" w:rsidDel="00000000" w:rsidP="00000000" w:rsidRDefault="00000000" w:rsidRPr="00000000" w14:paraId="0000017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0">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89">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8A">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8B">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8C">
            <w:pPr>
              <w:spacing w:after="0" w:before="0" w:line="308.5714285714286" w:lineRule="auto"/>
              <w:rPr>
                <w:rFonts w:ascii="Arial" w:cs="Arial" w:eastAsia="Arial" w:hAnsi="Arial"/>
                <w:sz w:val="22"/>
                <w:szCs w:val="22"/>
              </w:rPr>
            </w:pPr>
            <w:sdt>
              <w:sdtPr>
                <w:id w:val="653172171"/>
                <w:tag w:val="goog_rdk_97"/>
              </w:sdtPr>
              <w:sdtContent>
                <w:commentRangeStart w:id="7"/>
              </w:sdtContent>
            </w:sdt>
            <w:sdt>
              <w:sdtPr>
                <w:id w:val="1606098838"/>
                <w:tag w:val="goog_rdk_98"/>
              </w:sdtPr>
              <w:sdtContent>
                <w:commentRangeStart w:id="8"/>
              </w:sdtContent>
            </w:sdt>
            <w:sdt>
              <w:sdtPr>
                <w:id w:val="922301776"/>
                <w:tag w:val="goog_rdk_99"/>
              </w:sdtPr>
              <w:sdtContent>
                <w:ins w:author="Ірина Дейнека" w:id="18" w:date="2026-06-23T17:26:46Z"/>
                <w:sdt>
                  <w:sdtPr>
                    <w:id w:val="2115690582"/>
                    <w:tag w:val="goog_rdk_100"/>
                  </w:sdtPr>
                  <w:sdtContent>
                    <w:ins w:author="Ірина Дейнека" w:id="18" w:date="2026-06-23T17:26:46Z">
                      <w:r w:rsidDel="00000000" w:rsidR="00000000" w:rsidRPr="00000000">
                        <w:rPr>
                          <w:rFonts w:ascii="Arial" w:cs="Arial" w:eastAsia="Arial" w:hAnsi="Arial"/>
                          <w:sz w:val="22"/>
                          <w:szCs w:val="22"/>
                          <w:rtl w:val="0"/>
                          <w:rPrChange w:author="Ірина Дейнека" w:id="19" w:date="2026-06-23T17:26:46Z">
                            <w:rPr>
                              <w:rFonts w:ascii="Arial" w:cs="Arial" w:eastAsia="Arial" w:hAnsi="Arial"/>
                              <w:sz w:val="22"/>
                              <w:szCs w:val="22"/>
                            </w:rPr>
                          </w:rPrChange>
                        </w:rPr>
                        <w:t xml:space="preserve">The system must simultaneously process up to 1,000 applications</w:t>
                      </w:r>
                    </w:ins>
                  </w:sdtContent>
                </w:sdt>
                <w:ins w:author="Ірина Дейнека" w:id="18" w:date="2026-06-23T17:26:46Z"/>
              </w:sdtContent>
            </w:sdt>
            <w:r w:rsidDel="00000000" w:rsidR="00000000" w:rsidRPr="00000000">
              <w:rPr>
                <w:rtl w:val="0"/>
              </w:rPr>
            </w:r>
          </w:p>
        </w:tc>
      </w:tr>
      <w:tr>
        <w:trPr>
          <w:cantSplit w:val="0"/>
          <w:tblHeader w:val="0"/>
        </w:trPr>
        <w:tc>
          <w:tcPr/>
          <w:p w:rsidR="00000000" w:rsidDel="00000000" w:rsidP="00000000" w:rsidRDefault="00000000" w:rsidRPr="00000000" w14:paraId="0000018D">
            <w:pPr>
              <w:rPr>
                <w:rFonts w:ascii="Arial" w:cs="Arial" w:eastAsia="Arial" w:hAnsi="Arial"/>
                <w:sz w:val="22"/>
                <w:szCs w:val="22"/>
              </w:rPr>
            </w:pPr>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8E">
            <w:pPr>
              <w:spacing w:after="0" w:before="0" w:line="308.5714285714286" w:lineRule="auto"/>
              <w:rPr>
                <w:rFonts w:ascii="Arial" w:cs="Arial" w:eastAsia="Arial" w:hAnsi="Arial"/>
                <w:sz w:val="22"/>
                <w:szCs w:val="22"/>
              </w:rPr>
            </w:pPr>
            <w:sdt>
              <w:sdtPr>
                <w:id w:val="2079427359"/>
                <w:tag w:val="goog_rdk_101"/>
              </w:sdtPr>
              <w:sdtContent>
                <w:commentRangeStart w:id="9"/>
              </w:sdtContent>
            </w:sdt>
            <w:sdt>
              <w:sdtPr>
                <w:id w:val="-551970838"/>
                <w:tag w:val="goog_rdk_102"/>
              </w:sdtPr>
              <w:sdtContent>
                <w:commentRangeStart w:id="10"/>
              </w:sdtContent>
            </w:sdt>
            <w:sdt>
              <w:sdtPr>
                <w:id w:val="-587374721"/>
                <w:tag w:val="goog_rdk_103"/>
              </w:sdtPr>
              <w:sdtContent>
                <w:ins w:author="Ірина Дейнека" w:id="20" w:date="2026-06-23T17:27:22Z"/>
                <w:sdt>
                  <w:sdtPr>
                    <w:id w:val="1680256733"/>
                    <w:tag w:val="goog_rdk_104"/>
                  </w:sdtPr>
                  <w:sdtContent>
                    <w:ins w:author="Ірина Дейнека" w:id="20" w:date="2026-06-23T17:27:22Z">
                      <w:r w:rsidDel="00000000" w:rsidR="00000000" w:rsidRPr="00000000">
                        <w:rPr>
                          <w:rFonts w:ascii="Arial" w:cs="Arial" w:eastAsia="Arial" w:hAnsi="Arial"/>
                          <w:sz w:val="22"/>
                          <w:szCs w:val="22"/>
                          <w:rtl w:val="0"/>
                          <w:rPrChange w:author="Ірина Дейнека" w:id="21" w:date="2026-06-23T17:27:22Z">
                            <w:rPr>
                              <w:rFonts w:ascii="Arial" w:cs="Arial" w:eastAsia="Arial" w:hAnsi="Arial"/>
                              <w:sz w:val="22"/>
                              <w:szCs w:val="22"/>
                            </w:rPr>
                          </w:rPrChange>
                        </w:rPr>
                        <w:t xml:space="preserve">The system must be available 99.8% of the time</w:t>
                      </w:r>
                    </w:ins>
                  </w:sdtContent>
                </w:sdt>
                <w:ins w:author="Ірина Дейнека" w:id="20" w:date="2026-06-23T17:27:22Z"/>
              </w:sdtContent>
            </w:sdt>
            <w:r w:rsidDel="00000000" w:rsidR="00000000" w:rsidRPr="00000000">
              <w:rPr>
                <w:rtl w:val="0"/>
              </w:rPr>
            </w:r>
          </w:p>
        </w:tc>
      </w:tr>
      <w:tr>
        <w:trPr>
          <w:cantSplit w:val="0"/>
          <w:tblHeader w:val="0"/>
        </w:trPr>
        <w:tc>
          <w:tcPr/>
          <w:p w:rsidR="00000000" w:rsidDel="00000000" w:rsidP="00000000" w:rsidRDefault="00000000" w:rsidRPr="00000000" w14:paraId="0000018F">
            <w:pPr>
              <w:rPr>
                <w:rFonts w:ascii="Arial" w:cs="Arial" w:eastAsia="Arial" w:hAnsi="Arial"/>
                <w:sz w:val="22"/>
                <w:szCs w:val="22"/>
              </w:rPr>
            </w:pPr>
            <w:commentRangeEnd w:id="9"/>
            <w:r w:rsidDel="00000000" w:rsidR="00000000" w:rsidRPr="00000000">
              <w:commentReference w:id="9"/>
            </w:r>
            <w:commentRangeEnd w:id="10"/>
            <w:r w:rsidDel="00000000" w:rsidR="00000000" w:rsidRPr="00000000">
              <w:commentReference w:id="10"/>
            </w: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90">
            <w:pPr>
              <w:spacing w:after="0" w:before="0" w:line="308.5714285714286" w:lineRule="auto"/>
              <w:rPr>
                <w:rFonts w:ascii="Arial" w:cs="Arial" w:eastAsia="Arial" w:hAnsi="Arial"/>
                <w:sz w:val="22"/>
                <w:szCs w:val="22"/>
              </w:rPr>
            </w:pPr>
            <w:sdt>
              <w:sdtPr>
                <w:id w:val="1957093949"/>
                <w:tag w:val="goog_rdk_105"/>
              </w:sdtPr>
              <w:sdtContent>
                <w:commentRangeStart w:id="11"/>
              </w:sdtContent>
            </w:sdt>
            <w:sdt>
              <w:sdtPr>
                <w:id w:val="-424214980"/>
                <w:tag w:val="goog_rdk_106"/>
              </w:sdtPr>
              <w:sdtContent>
                <w:commentRangeStart w:id="12"/>
              </w:sdtContent>
            </w:sdt>
            <w:sdt>
              <w:sdtPr>
                <w:id w:val="2118226673"/>
                <w:tag w:val="goog_rdk_107"/>
              </w:sdtPr>
              <w:sdtContent>
                <w:ins w:author="Ірина Дейнека" w:id="22" w:date="2026-06-23T17:27:44Z"/>
                <w:sdt>
                  <w:sdtPr>
                    <w:id w:val="-2031951150"/>
                    <w:tag w:val="goog_rdk_108"/>
                  </w:sdtPr>
                  <w:sdtContent>
                    <w:ins w:author="Ірина Дейнека" w:id="22" w:date="2026-06-23T17:27:44Z">
                      <w:r w:rsidDel="00000000" w:rsidR="00000000" w:rsidRPr="00000000">
                        <w:rPr>
                          <w:rFonts w:ascii="Arial" w:cs="Arial" w:eastAsia="Arial" w:hAnsi="Arial"/>
                          <w:sz w:val="22"/>
                          <w:szCs w:val="22"/>
                          <w:rtl w:val="0"/>
                          <w:rPrChange w:author="Ірина Дейнека" w:id="23" w:date="2026-06-23T17:27:44Z">
                            <w:rPr>
                              <w:rFonts w:ascii="Arial" w:cs="Arial" w:eastAsia="Arial" w:hAnsi="Arial"/>
                              <w:sz w:val="22"/>
                              <w:szCs w:val="22"/>
                            </w:rPr>
                          </w:rPrChange>
                        </w:rPr>
                        <w:t xml:space="preserve">The calculation of the surcharge or refund should take no longer than 5 seconds</w:t>
                      </w:r>
                    </w:ins>
                  </w:sdtContent>
                </w:sdt>
                <w:ins w:author="Ірина Дейнека" w:id="22" w:date="2026-06-23T17:27:44Z"/>
              </w:sdtContent>
            </w:sdt>
            <w:r w:rsidDel="00000000" w:rsidR="00000000" w:rsidRPr="00000000">
              <w:rPr>
                <w:rtl w:val="0"/>
              </w:rPr>
            </w:r>
          </w:p>
        </w:tc>
      </w:tr>
      <w:tr>
        <w:trPr>
          <w:cantSplit w:val="0"/>
          <w:tblHeader w:val="0"/>
        </w:trPr>
        <w:tc>
          <w:tcPr/>
          <w:p w:rsidR="00000000" w:rsidDel="00000000" w:rsidP="00000000" w:rsidRDefault="00000000" w:rsidRPr="00000000" w14:paraId="00000191">
            <w:pPr>
              <w:rPr>
                <w:rFonts w:ascii="Arial" w:cs="Arial" w:eastAsia="Arial" w:hAnsi="Arial"/>
                <w:sz w:val="22"/>
                <w:szCs w:val="22"/>
              </w:rPr>
            </w:pP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92">
            <w:pPr>
              <w:spacing w:after="0" w:before="0" w:line="308.5714285714286" w:lineRule="auto"/>
              <w:rPr>
                <w:rFonts w:ascii="Arial" w:cs="Arial" w:eastAsia="Arial" w:hAnsi="Arial"/>
                <w:sz w:val="22"/>
                <w:szCs w:val="22"/>
              </w:rPr>
            </w:pPr>
            <w:sdt>
              <w:sdtPr>
                <w:id w:val="-1927493347"/>
                <w:tag w:val="goog_rdk_109"/>
              </w:sdtPr>
              <w:sdtContent>
                <w:commentRangeStart w:id="13"/>
              </w:sdtContent>
            </w:sdt>
            <w:sdt>
              <w:sdtPr>
                <w:id w:val="-1074052942"/>
                <w:tag w:val="goog_rdk_110"/>
              </w:sdtPr>
              <w:sdtContent>
                <w:commentRangeStart w:id="14"/>
              </w:sdtContent>
            </w:sdt>
            <w:sdt>
              <w:sdtPr>
                <w:id w:val="-752010256"/>
                <w:tag w:val="goog_rdk_111"/>
              </w:sdtPr>
              <w:sdtContent>
                <w:ins w:author="Ірина Дейнека" w:id="24" w:date="2026-06-23T17:27:56Z"/>
                <w:sdt>
                  <w:sdtPr>
                    <w:id w:val="1926291882"/>
                    <w:tag w:val="goog_rdk_112"/>
                  </w:sdtPr>
                  <w:sdtContent>
                    <w:ins w:author="Ірина Дейнека" w:id="24" w:date="2026-06-23T17:27:56Z">
                      <w:r w:rsidDel="00000000" w:rsidR="00000000" w:rsidRPr="00000000">
                        <w:rPr>
                          <w:rFonts w:ascii="Arial" w:cs="Arial" w:eastAsia="Arial" w:hAnsi="Arial"/>
                          <w:sz w:val="22"/>
                          <w:szCs w:val="22"/>
                          <w:rtl w:val="0"/>
                          <w:rPrChange w:author="Ірина Дейнека" w:id="25" w:date="2026-06-23T17:27:56Z">
                            <w:rPr>
                              <w:rFonts w:ascii="Arial" w:cs="Arial" w:eastAsia="Arial" w:hAnsi="Arial"/>
                              <w:sz w:val="22"/>
                              <w:szCs w:val="22"/>
                            </w:rPr>
                          </w:rPrChange>
                        </w:rPr>
                        <w:t xml:space="preserve">Notification of cancellation or hotel change must be sent no longer than 3 seconds after confirmation of changes</w:t>
                      </w:r>
                    </w:ins>
                  </w:sdtContent>
                </w:sdt>
                <w:ins w:author="Ірина Дейнека" w:id="24" w:date="2026-06-23T17:27:56Z"/>
              </w:sdtContent>
            </w:sdt>
            <w:r w:rsidDel="00000000" w:rsidR="00000000" w:rsidRPr="00000000">
              <w:rPr>
                <w:rtl w:val="0"/>
              </w:rPr>
            </w:r>
          </w:p>
        </w:tc>
      </w:tr>
      <w:tr>
        <w:trPr>
          <w:cantSplit w:val="0"/>
          <w:tblHeader w:val="0"/>
        </w:trPr>
        <w:tc>
          <w:tcPr/>
          <w:p w:rsidR="00000000" w:rsidDel="00000000" w:rsidP="00000000" w:rsidRDefault="00000000" w:rsidRPr="00000000" w14:paraId="00000193">
            <w:pPr>
              <w:rPr>
                <w:rFonts w:ascii="Arial" w:cs="Arial" w:eastAsia="Arial" w:hAnsi="Arial"/>
                <w:sz w:val="22"/>
                <w:szCs w:val="22"/>
              </w:rPr>
            </w:pP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94">
            <w:pPr>
              <w:spacing w:after="0" w:before="0" w:line="308.5714285714286" w:lineRule="auto"/>
              <w:rPr>
                <w:rFonts w:ascii="Arial" w:cs="Arial" w:eastAsia="Arial" w:hAnsi="Arial"/>
                <w:color w:val="1f1f1f"/>
                <w:sz w:val="42"/>
                <w:szCs w:val="42"/>
                <w:shd w:fill="f8f9fa" w:val="clear"/>
              </w:rPr>
            </w:pPr>
            <w:r w:rsidDel="00000000" w:rsidR="00000000" w:rsidRPr="00000000">
              <w:rPr>
                <w:rFonts w:ascii="Arial" w:cs="Arial" w:eastAsia="Arial" w:hAnsi="Arial"/>
                <w:sz w:val="22"/>
                <w:szCs w:val="22"/>
                <w:rtl w:val="0"/>
              </w:rPr>
              <w:t xml:space="preserve">The user's payment data must be kept confidential</w:t>
            </w:r>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308.5714285714286" w:lineRule="auto"/>
              <w:ind w:left="0" w:right="0" w:firstLine="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96">
      <w:pPr>
        <w:rPr>
          <w:rFonts w:ascii="Arial" w:cs="Arial" w:eastAsia="Arial" w:hAnsi="Arial"/>
        </w:rPr>
        <w:sectPr>
          <w:headerReference r:id="rId17" w:type="default"/>
          <w:headerReference r:id="rId18" w:type="first"/>
          <w:footerReference r:id="rId19" w:type="default"/>
          <w:footerReference r:id="rId20"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97">
      <w:pPr>
        <w:pStyle w:val="Heading1"/>
        <w:numPr>
          <w:ilvl w:val="0"/>
          <w:numId w:val="7"/>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98">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9D">
      <w:pPr>
        <w:rPr>
          <w:rFonts w:ascii="Arial" w:cs="Arial" w:eastAsia="Arial" w:hAnsi="Arial"/>
        </w:rPr>
      </w:pPr>
      <w:r w:rsidDel="00000000" w:rsidR="00000000" w:rsidRPr="00000000">
        <w:rPr>
          <w:rtl w:val="0"/>
        </w:rPr>
      </w:r>
    </w:p>
    <w:p w:rsidR="00000000" w:rsidDel="00000000" w:rsidP="00000000" w:rsidRDefault="00000000" w:rsidRPr="00000000" w14:paraId="0000019E">
      <w:pPr>
        <w:pStyle w:val="Heading2"/>
        <w:numPr>
          <w:ilvl w:val="1"/>
          <w:numId w:val="7"/>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A0">
      <w:pPr>
        <w:tabs>
          <w:tab w:val="left" w:leader="none" w:pos="6675"/>
        </w:tabs>
        <w:rPr>
          <w:rFonts w:ascii="Arial" w:cs="Arial" w:eastAsia="Arial" w:hAnsi="Arial"/>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080" w:top="1080" w:left="1080" w:right="108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Влад Ізотов" w:id="0" w:date="2026-06-23T05:10:31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бізнесові цілі запуску цієї розробки, супер</w:t>
      </w:r>
    </w:p>
  </w:comment>
  <w:comment w:author="Влад Ізотов" w:id="1" w:date="2026-06-23T05:11:16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цьому запуску посприяло, нема питань, такий собі поверхневий опис стану "як є зараз" (As Is)</w:t>
      </w:r>
    </w:p>
  </w:comment>
  <w:comment w:author="Влад Ізотов" w:id="2" w:date="2026-06-23T05:12:28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бізнес потреби які передували (впливали) на обджектіви наші бізнесові, приймається</w:t>
      </w:r>
    </w:p>
  </w:comment>
  <w:comment w:author="Влад Ізотов" w:id="7" w:date="2026-06-23T05:27:47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але можна вже якщо вся дока на англі, то і це на англі :)</w:t>
      </w:r>
    </w:p>
  </w:comment>
  <w:comment w:author="Ірина Дейнека" w:id="8" w:date="2026-06-23T17:26:34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така була виснажена що не помітила що то на укр))</w:t>
      </w:r>
    </w:p>
  </w:comment>
  <w:comment w:author="Влад Ізотов" w:id="9" w:date="2026-06-23T05:27:47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але можна вже якщо вся дока на англі, то і це на англі :)</w:t>
      </w:r>
    </w:p>
  </w:comment>
  <w:comment w:author="Ірина Дейнека" w:id="10" w:date="2026-06-23T17:26:34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така була виснажена що не помітила що то на укр))</w:t>
      </w:r>
    </w:p>
  </w:comment>
  <w:comment w:author="Влад Ізотов" w:id="11" w:date="2026-06-23T05:27:47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але можна вже якщо вся дока на англі, то і це на англі :)</w:t>
      </w:r>
    </w:p>
  </w:comment>
  <w:comment w:author="Ірина Дейнека" w:id="12" w:date="2026-06-23T17:26:34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така була виснажена що не помітила що то на укр))</w:t>
      </w:r>
    </w:p>
  </w:comment>
  <w:comment w:author="Влад Ізотов" w:id="13" w:date="2026-06-23T05:27:47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 але можна вже якщо вся дока на англі, то і це на англі :)</w:t>
      </w:r>
    </w:p>
  </w:comment>
  <w:comment w:author="Ірина Дейнека" w:id="14" w:date="2026-06-23T17:26:34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така була виснажена що не помітила що то на укр))</w:t>
      </w:r>
    </w:p>
  </w:comment>
  <w:comment w:author="Влад Ізотов" w:id="6" w:date="2026-06-23T05:28:46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молодець</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функціональним питань нема і саме в них ти вже скільки хочеш пишеш від імені системи або для системи, тут питань нема, це саме якраз там де про систему</w:t>
      </w:r>
    </w:p>
  </w:comment>
  <w:comment w:author="Влад Ізотов" w:id="3" w:date="2026-06-23T05:24:30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це воно</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доречі повертаючись до детальності In Scope Functionality розділу</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тебе там в хайлевельному описі більше ніж в УСІХ описаних вимогах користувача</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не може бути ніяк :)</w:t>
      </w:r>
    </w:p>
  </w:comment>
  <w:comment w:author="Влад Ізотов" w:id="4" w:date="2026-06-23T05:26:30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до одного зауваження</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вимоги стейкхолдерів це сорі за тавтологію вимоги стейкхолдерів</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вимоги не системи і до системи</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поприбирай повністю весь фокус з системи на стейкхолдрів</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власне для того для кого це все робиться</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система автоматично рахує бла бла"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"автоматичний підрахунок бла бла"</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так по всім вектор в цих вимогах ГЕТЬ не на системі</w:t>
      </w:r>
    </w:p>
  </w:comment>
  <w:comment w:author="Влад Ізотов" w:id="5" w:date="2026-06-23T05:27:04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єдине перевір, щоб вони були всі і повністю покривали твій функціонал який ти обрала</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4" w15:done="0"/>
  <w15:commentEx w15:paraId="000001C5" w15:done="0"/>
  <w15:commentEx w15:paraId="000001C6" w15:done="0"/>
  <w15:commentEx w15:paraId="000001C7" w15:done="0"/>
  <w15:commentEx w15:paraId="000001C8" w15:paraIdParent="000001C7" w15:done="0"/>
  <w15:commentEx w15:paraId="000001C9" w15:done="0"/>
  <w15:commentEx w15:paraId="000001CA" w15:paraIdParent="000001C9" w15:done="0"/>
  <w15:commentEx w15:paraId="000001CB" w15:done="0"/>
  <w15:commentEx w15:paraId="000001CC" w15:paraIdParent="000001CB" w15:done="0"/>
  <w15:commentEx w15:paraId="000001CD" w15:done="0"/>
  <w15:commentEx w15:paraId="000001CE" w15:paraIdParent="000001CD" w15:done="0"/>
  <w15:commentEx w15:paraId="000001D1" w15:done="0"/>
  <w15:commentEx w15:paraId="000001D8" w15:done="0"/>
  <w15:commentEx w15:paraId="000001E9" w15:paraIdParent="000001D8" w15:done="0"/>
  <w15:commentEx w15:paraId="000001EA" w15:paraIdParent="000001D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A3">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1.xml"/><Relationship Id="rId22" Type="http://schemas.openxmlformats.org/officeDocument/2006/relationships/header" Target="head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3.xml"/><Relationship Id="rId24" Type="http://schemas.openxmlformats.org/officeDocument/2006/relationships/footer" Target="footer8.xml"/><Relationship Id="rId12" Type="http://schemas.openxmlformats.org/officeDocument/2006/relationships/footer" Target="footer2.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1.png"/><Relationship Id="rId17" Type="http://schemas.openxmlformats.org/officeDocument/2006/relationships/header" Target="header4.xml"/><Relationship Id="rId16" Type="http://schemas.openxmlformats.org/officeDocument/2006/relationships/footer" Target="footer4.xml"/><Relationship Id="rId5" Type="http://schemas.openxmlformats.org/officeDocument/2006/relationships/numbering" Target="numbering.xml"/><Relationship Id="rId19" Type="http://schemas.openxmlformats.org/officeDocument/2006/relationships/footer" Target="footer5.xml"/><Relationship Id="rId6" Type="http://schemas.openxmlformats.org/officeDocument/2006/relationships/styles" Target="styles.xml"/><Relationship Id="rId18" Type="http://schemas.openxmlformats.org/officeDocument/2006/relationships/header" Target="header5.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ZYJwRzyco3zwRsr8NM3Xz8ew==">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